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F5DE" w14:textId="4ACDA125" w:rsidR="00E36A81" w:rsidRDefault="00000000">
      <w:pPr>
        <w:jc w:val="center"/>
      </w:pPr>
      <w:r>
        <w:rPr>
          <w:b/>
          <w:color w:val="003366"/>
          <w:sz w:val="64"/>
        </w:rPr>
        <w:t>ZEN-PHARMA INFRA</w:t>
      </w:r>
      <w:r w:rsidR="006857D3">
        <w:rPr>
          <w:b/>
          <w:color w:val="003366"/>
          <w:sz w:val="64"/>
        </w:rPr>
        <w:t xml:space="preserve"> DEVOPS (AWS Cloud)</w:t>
      </w:r>
    </w:p>
    <w:p w14:paraId="65E13C2F" w14:textId="77777777" w:rsidR="00E36A81" w:rsidRDefault="00000000">
      <w:pPr>
        <w:jc w:val="center"/>
      </w:pPr>
      <w:r>
        <w:rPr>
          <w:i/>
          <w:color w:val="006699"/>
          <w:sz w:val="40"/>
        </w:rPr>
        <w:t>POC Run Book — Implementation Guide</w:t>
      </w:r>
    </w:p>
    <w:p w14:paraId="7270FB24" w14:textId="77777777" w:rsidR="00E36A81" w:rsidRDefault="00000000">
      <w:pPr>
        <w:jc w:val="center"/>
      </w:pPr>
      <w:r>
        <w:rPr>
          <w:color w:val="505050"/>
          <w:sz w:val="24"/>
        </w:rPr>
        <w:t xml:space="preserve">Source Repository: </w:t>
      </w:r>
      <w:r w:rsidRPr="00302627">
        <w:rPr>
          <w:b/>
          <w:bCs/>
          <w:color w:val="505050"/>
          <w:sz w:val="24"/>
        </w:rPr>
        <w:t>github.com/zenpharma/infra</w:t>
      </w:r>
    </w:p>
    <w:p w14:paraId="31693501" w14:textId="2B46F2D0" w:rsidR="00571EB7" w:rsidRDefault="00571EB7" w:rsidP="00571EB7">
      <w:r>
        <w:t xml:space="preserve">                       </w:t>
      </w:r>
      <w:r>
        <w:t>Github Repo</w:t>
      </w:r>
      <w:r>
        <w:t>s</w:t>
      </w:r>
      <w:r>
        <w:t xml:space="preserve"> –</w:t>
      </w:r>
      <w:r>
        <w:t xml:space="preserve">   </w:t>
      </w:r>
      <w:hyperlink r:id="rId6" w:history="1">
        <w:r w:rsidRPr="0026513E">
          <w:rPr>
            <w:rStyle w:val="Hyperlink"/>
          </w:rPr>
          <w:t>https://github.com/orgs/zenpharma/repositories</w:t>
        </w:r>
      </w:hyperlink>
    </w:p>
    <w:p w14:paraId="23BDC70A" w14:textId="0B298E86" w:rsidR="00A76A01" w:rsidRDefault="005F6226" w:rsidP="00571EB7">
      <w:r>
        <w:t xml:space="preserve">                                    </w:t>
      </w:r>
      <w:hyperlink r:id="rId7" w:history="1">
        <w:r w:rsidRPr="0026513E">
          <w:rPr>
            <w:rStyle w:val="Hyperlink"/>
          </w:rPr>
          <w:t>https://github.com/SandB-Claude-Gitub/G-zen-pharma-documents</w:t>
        </w:r>
      </w:hyperlink>
    </w:p>
    <w:p w14:paraId="34DC4E9D" w14:textId="3A45C817" w:rsidR="00A76A01" w:rsidRDefault="00A76A01" w:rsidP="00571EB7">
      <w:r>
        <w:t xml:space="preserve">                                </w:t>
      </w:r>
      <w:hyperlink r:id="rId8" w:history="1">
        <w:r w:rsidRPr="0026513E">
          <w:rPr>
            <w:rStyle w:val="Hyperlink"/>
          </w:rPr>
          <w:t>https://github.com/SandB-Claude-Gitub/G-zen-pharma-documents</w:t>
        </w:r>
      </w:hyperlink>
    </w:p>
    <w:p w14:paraId="735F7EB3" w14:textId="77777777" w:rsidR="00E36A81" w:rsidRDefault="00E36A81"/>
    <w:p w14:paraId="318C8526" w14:textId="77777777" w:rsidR="00E36A81" w:rsidRDefault="00000000">
      <w:pPr>
        <w:jc w:val="center"/>
      </w:pPr>
      <w:r>
        <w:rPr>
          <w:i/>
        </w:rPr>
        <w:t>Stack: Terraform 1.10+ · GitHub Actions · AWS EKS, RDS, ECR, VPC, IAM, Secrets Manager</w:t>
      </w:r>
    </w:p>
    <w:p w14:paraId="2FA5C574" w14:textId="77777777" w:rsidR="00E36A81" w:rsidRDefault="00000000">
      <w:pPr>
        <w:jc w:val="center"/>
        <w:rPr>
          <w:color w:val="3C3C3C"/>
        </w:rPr>
      </w:pPr>
      <w:r>
        <w:rPr>
          <w:color w:val="3C3C3C"/>
        </w:rPr>
        <w:t>This document reproduces, in full, the Implementation Guide from the</w:t>
      </w:r>
      <w:r>
        <w:rPr>
          <w:color w:val="3C3C3C"/>
        </w:rPr>
        <w:br/>
        <w:t>zenpharma/infra GitHub repository. No content has been omitted.</w:t>
      </w:r>
      <w:r>
        <w:rPr>
          <w:color w:val="3C3C3C"/>
        </w:rPr>
        <w:br/>
        <w:t>AWS architecture diagrams and screenshot placeholders are inserted</w:t>
      </w:r>
      <w:r>
        <w:rPr>
          <w:color w:val="3C3C3C"/>
        </w:rPr>
        <w:br/>
        <w:t>for every step so the run book can be used as a live POC reference.</w:t>
      </w:r>
    </w:p>
    <w:p w14:paraId="69FCE9B8" w14:textId="3AF2C8CC" w:rsidR="002D48AE" w:rsidRPr="002D48AE" w:rsidRDefault="002D48AE">
      <w:pPr>
        <w:jc w:val="center"/>
        <w:rPr>
          <w:b/>
          <w:bCs/>
        </w:rPr>
      </w:pPr>
      <w:r>
        <w:rPr>
          <w:color w:val="3C3C3C"/>
        </w:rPr>
        <w:t xml:space="preserve">Companion </w:t>
      </w:r>
      <w:r w:rsidR="005410B5">
        <w:rPr>
          <w:color w:val="3C3C3C"/>
        </w:rPr>
        <w:t xml:space="preserve">- </w:t>
      </w:r>
      <w:r>
        <w:rPr>
          <w:color w:val="3C3C3C"/>
        </w:rPr>
        <w:t xml:space="preserve">Udemy Course -                                                                                                                                                          </w:t>
      </w:r>
      <w:hyperlink r:id="rId9" w:history="1">
        <w:r w:rsidR="00F45365" w:rsidRPr="0026513E">
          <w:rPr>
            <w:rStyle w:val="Hyperlink"/>
          </w:rPr>
          <w:t>https://www.udemy.com/course/devops-workshop/lea</w:t>
        </w:r>
        <w:r w:rsidR="00F45365" w:rsidRPr="0026513E">
          <w:rPr>
            <w:rStyle w:val="Hyperlink"/>
          </w:rPr>
          <w:t>r</w:t>
        </w:r>
        <w:r w:rsidR="00F45365" w:rsidRPr="0026513E">
          <w:rPr>
            <w:rStyle w:val="Hyperlink"/>
          </w:rPr>
          <w:t>n/lecture/56993519?start=285#overview</w:t>
        </w:r>
      </w:hyperlink>
    </w:p>
    <w:p w14:paraId="543990CB" w14:textId="3F8D9938" w:rsidR="00571EB7" w:rsidRDefault="00000000" w:rsidP="00571EB7">
      <w:r>
        <w:br w:type="page"/>
      </w:r>
      <w:r w:rsidR="00571EB7">
        <w:lastRenderedPageBreak/>
        <w:t xml:space="preserve"> </w:t>
      </w:r>
    </w:p>
    <w:p w14:paraId="1FF6AA70" w14:textId="704C464C" w:rsidR="00571EB7" w:rsidRDefault="00571EB7">
      <w:r>
        <w:t>====================================================================</w:t>
      </w:r>
    </w:p>
    <w:p w14:paraId="3646C4DA" w14:textId="77777777" w:rsidR="00E36A81" w:rsidRDefault="00000000">
      <w:pPr>
        <w:pStyle w:val="Heading1"/>
      </w:pPr>
      <w:r>
        <w:rPr>
          <w:rFonts w:ascii="Calibri" w:hAnsi="Calibri"/>
          <w:color w:val="003366"/>
        </w:rPr>
        <w:t>Table of Contents</w:t>
      </w:r>
    </w:p>
    <w:p w14:paraId="53FAA8ED" w14:textId="77777777" w:rsidR="00E36A81" w:rsidRDefault="00000000">
      <w:pPr>
        <w:ind w:left="288"/>
      </w:pPr>
      <w:r>
        <w:t>1. Architecture Overview</w:t>
      </w:r>
    </w:p>
    <w:p w14:paraId="522F5BBF" w14:textId="77777777" w:rsidR="00E36A81" w:rsidRDefault="00000000">
      <w:pPr>
        <w:ind w:left="288"/>
      </w:pPr>
      <w:r>
        <w:t>2. Prerequisites</w:t>
      </w:r>
    </w:p>
    <w:p w14:paraId="7DDF8B72" w14:textId="77777777" w:rsidR="00E36A81" w:rsidRDefault="00000000">
      <w:pPr>
        <w:ind w:left="288"/>
      </w:pPr>
      <w:r>
        <w:t>3. Repository Structure</w:t>
      </w:r>
    </w:p>
    <w:p w14:paraId="03F5852F" w14:textId="77777777" w:rsidR="00E36A81" w:rsidRDefault="00000000">
      <w:pPr>
        <w:ind w:left="288"/>
      </w:pPr>
      <w:r>
        <w:t>4. Step 1 — AWS Account Setup</w:t>
      </w:r>
    </w:p>
    <w:p w14:paraId="7D031DC8" w14:textId="77777777" w:rsidR="00E36A81" w:rsidRDefault="00000000">
      <w:pPr>
        <w:ind w:left="288"/>
      </w:pPr>
      <w:r>
        <w:t>5. Step 2 — S3 State Backend Setup</w:t>
      </w:r>
    </w:p>
    <w:p w14:paraId="7B9A8D52" w14:textId="77777777" w:rsidR="00E36A81" w:rsidRDefault="00000000">
      <w:pPr>
        <w:ind w:left="288"/>
      </w:pPr>
      <w:r>
        <w:t>6. Step 3 — Fork and Configure the Repository</w:t>
      </w:r>
    </w:p>
    <w:p w14:paraId="732C72CE" w14:textId="77777777" w:rsidR="00E36A81" w:rsidRDefault="00000000">
      <w:pPr>
        <w:ind w:left="288"/>
      </w:pPr>
      <w:r>
        <w:t>7. Step 4 — Update Configuration for Your Account</w:t>
      </w:r>
    </w:p>
    <w:p w14:paraId="0B3D37F5" w14:textId="77777777" w:rsidR="00E36A81" w:rsidRDefault="00000000">
      <w:pPr>
        <w:ind w:left="288"/>
      </w:pPr>
      <w:r>
        <w:t>8. Step 5 — GitHub Secrets Setup</w:t>
      </w:r>
    </w:p>
    <w:p w14:paraId="469873DE" w14:textId="77777777" w:rsidR="00E36A81" w:rsidRDefault="00000000">
      <w:pPr>
        <w:ind w:left="288"/>
      </w:pPr>
      <w:r>
        <w:t>9. Step 6 — GitHub Environment Setup</w:t>
      </w:r>
    </w:p>
    <w:p w14:paraId="61A1D886" w14:textId="77777777" w:rsidR="00E36A81" w:rsidRDefault="00000000">
      <w:pPr>
        <w:ind w:left="288"/>
      </w:pPr>
      <w:r>
        <w:t>10. Step 7 — Provision Infrastructure via Pipeline</w:t>
      </w:r>
    </w:p>
    <w:p w14:paraId="18FC7475" w14:textId="77777777" w:rsidR="00E36A81" w:rsidRDefault="00000000">
      <w:pPr>
        <w:ind w:left="288"/>
      </w:pPr>
      <w:r>
        <w:t>11. Step 8 — Verify the Infrastructure</w:t>
      </w:r>
    </w:p>
    <w:p w14:paraId="280C75EF" w14:textId="77777777" w:rsidR="00E36A81" w:rsidRDefault="00000000">
      <w:pPr>
        <w:ind w:left="288"/>
      </w:pPr>
      <w:r>
        <w:t>12. Infrastructure Details</w:t>
      </w:r>
    </w:p>
    <w:p w14:paraId="01152BF8" w14:textId="77777777" w:rsidR="00E36A81" w:rsidRDefault="00000000">
      <w:pPr>
        <w:ind w:left="288"/>
      </w:pPr>
      <w:r>
        <w:t>13. Day-2 Operations</w:t>
      </w:r>
    </w:p>
    <w:p w14:paraId="244469EA" w14:textId="77777777" w:rsidR="00E36A81" w:rsidRDefault="00000000">
      <w:pPr>
        <w:ind w:left="288"/>
      </w:pPr>
      <w:r>
        <w:t>14. Destroying Infrastructure</w:t>
      </w:r>
    </w:p>
    <w:p w14:paraId="6F9FFEE9" w14:textId="77777777" w:rsidR="00E36A81" w:rsidRDefault="00000000">
      <w:pPr>
        <w:ind w:left="288"/>
      </w:pPr>
      <w:r>
        <w:t>15. Troubleshooting</w:t>
      </w:r>
    </w:p>
    <w:p w14:paraId="6803323B" w14:textId="77777777" w:rsidR="00E36A81" w:rsidRDefault="00000000">
      <w:pPr>
        <w:ind w:left="288"/>
      </w:pPr>
      <w:r>
        <w:t>16. Cost Estimate (Dev Environment)</w:t>
      </w:r>
    </w:p>
    <w:p w14:paraId="5DAAF426" w14:textId="77777777" w:rsidR="00E36A81" w:rsidRDefault="00000000">
      <w:pPr>
        <w:ind w:left="288"/>
      </w:pPr>
      <w:r>
        <w:t>17. Interview Preparation</w:t>
      </w:r>
    </w:p>
    <w:p w14:paraId="0265332B" w14:textId="77777777" w:rsidR="00E36A81" w:rsidRDefault="00000000">
      <w:pPr>
        <w:ind w:left="288"/>
      </w:pPr>
      <w:r>
        <w:t>Appendix A — GitHub Actions Workflow (terraform.yml)</w:t>
      </w:r>
    </w:p>
    <w:p w14:paraId="7F68B888" w14:textId="77777777" w:rsidR="00E36A81" w:rsidRDefault="00000000">
      <w:pPr>
        <w:ind w:left="288"/>
      </w:pPr>
      <w:r>
        <w:t>Appendix B — envs/dev/main.tf</w:t>
      </w:r>
    </w:p>
    <w:p w14:paraId="6F7C3749" w14:textId="77777777" w:rsidR="00E36A81" w:rsidRDefault="00000000">
      <w:pPr>
        <w:ind w:left="288"/>
      </w:pPr>
      <w:r>
        <w:t>Appendix C — Screenshot Manifest</w:t>
      </w:r>
    </w:p>
    <w:p w14:paraId="0B61E26F" w14:textId="77777777" w:rsidR="00E36A81" w:rsidRDefault="00000000">
      <w:r>
        <w:br w:type="page"/>
      </w:r>
    </w:p>
    <w:p w14:paraId="453879FD" w14:textId="77777777" w:rsidR="00E36A81" w:rsidRDefault="00000000">
      <w:pPr>
        <w:pStyle w:val="Heading1"/>
      </w:pPr>
      <w:r>
        <w:rPr>
          <w:rFonts w:ascii="Calibri" w:hAnsi="Calibri"/>
          <w:color w:val="003366"/>
        </w:rPr>
        <w:t>1. Architecture Overview</w:t>
      </w:r>
    </w:p>
    <w:p w14:paraId="22ACCB8F" w14:textId="77777777" w:rsidR="00E36A81" w:rsidRDefault="00000000">
      <w:r>
        <w:t>This repository provisions a complete Kubernetes-based platform on AWS for the zen-pharma application. All infrastructure is defined as code in Terraform and deployed automatically via GitHub Actions — no manual AWS console clicks required after initial setup.</w:t>
      </w:r>
    </w:p>
    <w:p w14:paraId="5A09EEF6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AWS Resources Created by Terraform</w:t>
      </w:r>
    </w:p>
    <w:p w14:paraId="4A212E2E" w14:textId="77777777" w:rsidR="00E36A81" w:rsidRDefault="00000000">
      <w:pPr>
        <w:pStyle w:val="Heading3"/>
      </w:pPr>
      <w:r>
        <w:rPr>
          <w:rFonts w:ascii="Calibri" w:hAnsi="Calibri"/>
          <w:color w:val="005032"/>
        </w:rPr>
        <w:t>Diagram 1.1 — Full AWS Resource Map</w:t>
      </w:r>
    </w:p>
    <w:tbl>
      <w:tblPr>
        <w:tblStyle w:val="LightGrid-Accent6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0A93EB43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EAF4FF"/>
          </w:tcPr>
          <w:p w14:paraId="75F57A3E" w14:textId="77777777" w:rsidR="00E36A81" w:rsidRDefault="00000000">
            <w:r>
              <w:rPr>
                <w:rFonts w:ascii="Consolas" w:hAnsi="Consolas"/>
                <w:sz w:val="18"/>
              </w:rPr>
              <w:t>AWS Account (us-east-1)</w:t>
            </w:r>
          </w:p>
          <w:p w14:paraId="655F8D10" w14:textId="77777777" w:rsidR="00E36A81" w:rsidRDefault="00000000">
            <w:r>
              <w:rPr>
                <w:rFonts w:ascii="Consolas" w:hAnsi="Consolas"/>
                <w:sz w:val="18"/>
              </w:rPr>
              <w:t>│</w:t>
            </w:r>
          </w:p>
          <w:p w14:paraId="1DB3986C" w14:textId="77777777" w:rsidR="00E36A81" w:rsidRDefault="00000000">
            <w:r>
              <w:rPr>
                <w:rFonts w:ascii="Consolas" w:hAnsi="Consolas"/>
                <w:sz w:val="18"/>
              </w:rPr>
              <w:t>├── S3 Bucket  (created manually — state backend for Terraform)</w:t>
            </w:r>
          </w:p>
          <w:p w14:paraId="0DEB3982" w14:textId="77777777" w:rsidR="00E36A81" w:rsidRDefault="00000000">
            <w:r>
              <w:rPr>
                <w:rFonts w:ascii="Consolas" w:hAnsi="Consolas"/>
                <w:sz w:val="18"/>
              </w:rPr>
              <w:t>│   └── zen-pharma-terraform-state-&lt;your-username&gt;</w:t>
            </w:r>
          </w:p>
          <w:p w14:paraId="1409F4A4" w14:textId="77777777" w:rsidR="00E36A81" w:rsidRDefault="00000000">
            <w:r>
              <w:rPr>
                <w:rFonts w:ascii="Consolas" w:hAnsi="Consolas"/>
                <w:sz w:val="18"/>
              </w:rPr>
              <w:t>│       ├── envs/dev/terraform.tfstate</w:t>
            </w:r>
          </w:p>
          <w:p w14:paraId="5CFAE4D5" w14:textId="77777777" w:rsidR="00E36A81" w:rsidRDefault="00000000">
            <w:r>
              <w:rPr>
                <w:rFonts w:ascii="Consolas" w:hAnsi="Consolas"/>
                <w:sz w:val="18"/>
              </w:rPr>
              <w:t>│       ├── envs/qa/terraform.tfstate</w:t>
            </w:r>
          </w:p>
          <w:p w14:paraId="2029B47E" w14:textId="77777777" w:rsidR="00E36A81" w:rsidRDefault="00000000">
            <w:r>
              <w:rPr>
                <w:rFonts w:ascii="Consolas" w:hAnsi="Consolas"/>
                <w:sz w:val="18"/>
              </w:rPr>
              <w:t>│       └── envs/prod/terraform.tfstate</w:t>
            </w:r>
          </w:p>
          <w:p w14:paraId="7AFE1BF0" w14:textId="77777777" w:rsidR="00E36A81" w:rsidRDefault="00000000">
            <w:r>
              <w:rPr>
                <w:rFonts w:ascii="Consolas" w:hAnsi="Consolas"/>
                <w:sz w:val="18"/>
              </w:rPr>
              <w:t>│</w:t>
            </w:r>
          </w:p>
          <w:p w14:paraId="0182C20C" w14:textId="77777777" w:rsidR="00E36A81" w:rsidRDefault="00000000">
            <w:r>
              <w:rPr>
                <w:rFonts w:ascii="Consolas" w:hAnsi="Consolas"/>
                <w:sz w:val="18"/>
              </w:rPr>
              <w:t>├── VPC  (10.0.0.0/16)</w:t>
            </w:r>
          </w:p>
          <w:p w14:paraId="105B0394" w14:textId="77777777" w:rsidR="00E36A81" w:rsidRDefault="00000000">
            <w:r>
              <w:rPr>
                <w:rFonts w:ascii="Consolas" w:hAnsi="Consolas"/>
                <w:sz w:val="18"/>
              </w:rPr>
              <w:t>│   ├── Public Subnets        10.0.1.0/24  (us-east-1a)  ]  NAT Gateway,</w:t>
            </w:r>
          </w:p>
          <w:p w14:paraId="0EA5079B" w14:textId="77777777" w:rsidR="00E36A81" w:rsidRDefault="00000000">
            <w:r>
              <w:rPr>
                <w:rFonts w:ascii="Consolas" w:hAnsi="Consolas"/>
                <w:sz w:val="18"/>
              </w:rPr>
              <w:t>│   │                         10.0.2.0/24  (us-east-1b)  ]  NLB, Ingress</w:t>
            </w:r>
          </w:p>
          <w:p w14:paraId="6C21852F" w14:textId="77777777" w:rsidR="00E36A81" w:rsidRDefault="00000000">
            <w:r>
              <w:rPr>
                <w:rFonts w:ascii="Consolas" w:hAnsi="Consolas"/>
                <w:sz w:val="18"/>
              </w:rPr>
              <w:t>│   ├── Private EKS Subnets   10.0.3.0/24  (us-east-1a)  ]  EKS worker</w:t>
            </w:r>
          </w:p>
          <w:p w14:paraId="5CFF4349" w14:textId="77777777" w:rsidR="00E36A81" w:rsidRDefault="00000000">
            <w:r>
              <w:rPr>
                <w:rFonts w:ascii="Consolas" w:hAnsi="Consolas"/>
                <w:sz w:val="18"/>
              </w:rPr>
              <w:t>│   │                         10.0.4.0/24  (us-east-1b)  ]  nodes (private)</w:t>
            </w:r>
          </w:p>
          <w:p w14:paraId="47C53CA2" w14:textId="77777777" w:rsidR="00E36A81" w:rsidRDefault="00000000">
            <w:r>
              <w:rPr>
                <w:rFonts w:ascii="Consolas" w:hAnsi="Consolas"/>
                <w:sz w:val="18"/>
              </w:rPr>
              <w:t>│   └── Private RDS Subnets   10.0.5.0/24  (us-east-1a)  ]  RDS PostgreSQL</w:t>
            </w:r>
          </w:p>
          <w:p w14:paraId="74B3E904" w14:textId="77777777" w:rsidR="00E36A81" w:rsidRDefault="00000000">
            <w:r>
              <w:rPr>
                <w:rFonts w:ascii="Consolas" w:hAnsi="Consolas"/>
                <w:sz w:val="18"/>
              </w:rPr>
              <w:t>│                             10.0.6.0/24  (us-east-1b)  ]  (private)</w:t>
            </w:r>
          </w:p>
          <w:p w14:paraId="34FF3A50" w14:textId="77777777" w:rsidR="00E36A81" w:rsidRDefault="00000000">
            <w:r>
              <w:rPr>
                <w:rFonts w:ascii="Consolas" w:hAnsi="Consolas"/>
                <w:sz w:val="18"/>
              </w:rPr>
              <w:t>│</w:t>
            </w:r>
          </w:p>
          <w:p w14:paraId="3E6CCC48" w14:textId="77777777" w:rsidR="00E36A81" w:rsidRDefault="00000000">
            <w:r>
              <w:rPr>
                <w:rFonts w:ascii="Consolas" w:hAnsi="Consolas"/>
                <w:sz w:val="18"/>
              </w:rPr>
              <w:t>├── EKS Cluster  (pharma-dev-cluster, Kubernetes 1.33)</w:t>
            </w:r>
          </w:p>
          <w:p w14:paraId="6EE5A8FD" w14:textId="77777777" w:rsidR="00E36A81" w:rsidRDefault="00000000">
            <w:r>
              <w:rPr>
                <w:rFonts w:ascii="Consolas" w:hAnsi="Consolas"/>
                <w:sz w:val="18"/>
              </w:rPr>
              <w:t>│   ├── Managed Node Group</w:t>
            </w:r>
          </w:p>
          <w:p w14:paraId="7B90F302" w14:textId="77777777" w:rsidR="00E36A81" w:rsidRDefault="00000000">
            <w:r>
              <w:rPr>
                <w:rFonts w:ascii="Consolas" w:hAnsi="Consolas"/>
                <w:sz w:val="18"/>
              </w:rPr>
              <w:t>│   │   ├── Instance type : t3.small</w:t>
            </w:r>
          </w:p>
          <w:p w14:paraId="02C792BC" w14:textId="77777777" w:rsidR="00E36A81" w:rsidRDefault="00000000">
            <w:r>
              <w:rPr>
                <w:rFonts w:ascii="Consolas" w:hAnsi="Consolas"/>
                <w:sz w:val="18"/>
              </w:rPr>
              <w:t>│   │   ├── Desired       : 3 nodes</w:t>
            </w:r>
          </w:p>
          <w:p w14:paraId="3D54E547" w14:textId="77777777" w:rsidR="00E36A81" w:rsidRDefault="00000000">
            <w:r>
              <w:rPr>
                <w:rFonts w:ascii="Consolas" w:hAnsi="Consolas"/>
                <w:sz w:val="18"/>
              </w:rPr>
              <w:t>│   │   ├── Min / Max     : 1 / 4</w:t>
            </w:r>
          </w:p>
          <w:p w14:paraId="7CECAA5C" w14:textId="77777777" w:rsidR="00E36A81" w:rsidRDefault="00000000">
            <w:r>
              <w:rPr>
                <w:rFonts w:ascii="Consolas" w:hAnsi="Consolas"/>
                <w:sz w:val="18"/>
              </w:rPr>
              <w:t>│   │   └── Subnets       : private EKS subnets (no public IP)</w:t>
            </w:r>
          </w:p>
          <w:p w14:paraId="1E508CE6" w14:textId="77777777" w:rsidR="00E36A81" w:rsidRDefault="00000000">
            <w:r>
              <w:rPr>
                <w:rFonts w:ascii="Consolas" w:hAnsi="Consolas"/>
                <w:sz w:val="18"/>
              </w:rPr>
              <w:t>│   └── OIDC Provider</w:t>
            </w:r>
          </w:p>
          <w:p w14:paraId="133A289A" w14:textId="77777777" w:rsidR="00E36A81" w:rsidRDefault="00000000">
            <w:r>
              <w:rPr>
                <w:rFonts w:ascii="Consolas" w:hAnsi="Consolas"/>
                <w:sz w:val="18"/>
              </w:rPr>
              <w:t>│       └── Enables IRSA — pods assume IAM roles without static credentials</w:t>
            </w:r>
          </w:p>
          <w:p w14:paraId="393455A4" w14:textId="77777777" w:rsidR="00E36A81" w:rsidRDefault="00000000">
            <w:r>
              <w:rPr>
                <w:rFonts w:ascii="Consolas" w:hAnsi="Consolas"/>
                <w:sz w:val="18"/>
              </w:rPr>
              <w:t>│</w:t>
            </w:r>
          </w:p>
          <w:p w14:paraId="27C6492D" w14:textId="77777777" w:rsidR="00E36A81" w:rsidRDefault="00000000">
            <w:r>
              <w:rPr>
                <w:rFonts w:ascii="Consolas" w:hAnsi="Consolas"/>
                <w:sz w:val="18"/>
              </w:rPr>
              <w:t>├── RDS PostgreSQL  (pharma-dev-postgres)</w:t>
            </w:r>
          </w:p>
          <w:p w14:paraId="7CF1F998" w14:textId="77777777" w:rsidR="00E36A81" w:rsidRDefault="00000000">
            <w:r>
              <w:rPr>
                <w:rFonts w:ascii="Consolas" w:hAnsi="Consolas"/>
                <w:sz w:val="18"/>
              </w:rPr>
              <w:t>│   ├── Engine        : PostgreSQL 15.7</w:t>
            </w:r>
          </w:p>
          <w:p w14:paraId="6A012989" w14:textId="77777777" w:rsidR="00E36A81" w:rsidRDefault="00000000">
            <w:r>
              <w:rPr>
                <w:rFonts w:ascii="Consolas" w:hAnsi="Consolas"/>
                <w:sz w:val="18"/>
              </w:rPr>
              <w:t>│   ├── Instance      : db.t3.micro</w:t>
            </w:r>
          </w:p>
          <w:p w14:paraId="49A36D92" w14:textId="77777777" w:rsidR="00E36A81" w:rsidRDefault="00000000">
            <w:r>
              <w:rPr>
                <w:rFonts w:ascii="Consolas" w:hAnsi="Consolas"/>
                <w:sz w:val="18"/>
              </w:rPr>
              <w:t>│   ├── Storage       : 20 GB gp2, encrypted</w:t>
            </w:r>
          </w:p>
          <w:p w14:paraId="1DAF5D19" w14:textId="77777777" w:rsidR="00E36A81" w:rsidRDefault="00000000">
            <w:r>
              <w:rPr>
                <w:rFonts w:ascii="Consolas" w:hAnsi="Consolas"/>
                <w:sz w:val="18"/>
              </w:rPr>
              <w:t>│   ├── Access        : private subnet only, port 5432 from EKS SG only</w:t>
            </w:r>
          </w:p>
          <w:p w14:paraId="6B934080" w14:textId="77777777" w:rsidR="00E36A81" w:rsidRDefault="00000000">
            <w:r>
              <w:rPr>
                <w:rFonts w:ascii="Consolas" w:hAnsi="Consolas"/>
                <w:sz w:val="18"/>
              </w:rPr>
              <w:t>│   └── DB name       : pharmadb  /  Master user: pharmaadmin</w:t>
            </w:r>
          </w:p>
          <w:p w14:paraId="0B1E6617" w14:textId="77777777" w:rsidR="00E36A81" w:rsidRDefault="00000000">
            <w:r>
              <w:rPr>
                <w:rFonts w:ascii="Consolas" w:hAnsi="Consolas"/>
                <w:sz w:val="18"/>
              </w:rPr>
              <w:t>│</w:t>
            </w:r>
          </w:p>
          <w:p w14:paraId="283F2FF0" w14:textId="77777777" w:rsidR="00E36A81" w:rsidRDefault="00000000">
            <w:r>
              <w:rPr>
                <w:rFonts w:ascii="Consolas" w:hAnsi="Consolas"/>
                <w:sz w:val="18"/>
              </w:rPr>
              <w:t>├── ECR Repositories  (8 repos, one per service)</w:t>
            </w:r>
          </w:p>
          <w:p w14:paraId="1B1ECAC7" w14:textId="77777777" w:rsidR="00E36A81" w:rsidRDefault="00000000">
            <w:r>
              <w:rPr>
                <w:rFonts w:ascii="Consolas" w:hAnsi="Consolas"/>
                <w:sz w:val="18"/>
              </w:rPr>
              <w:t>│   ├── api-gateway               (Spring Cloud Gateway, port 8080)</w:t>
            </w:r>
          </w:p>
          <w:p w14:paraId="0755FDCD" w14:textId="77777777" w:rsidR="00E36A81" w:rsidRDefault="00000000">
            <w:r>
              <w:rPr>
                <w:rFonts w:ascii="Consolas" w:hAnsi="Consolas"/>
                <w:sz w:val="18"/>
              </w:rPr>
              <w:t>│   ├── auth-service              (JWT auth, port 8081)</w:t>
            </w:r>
          </w:p>
          <w:p w14:paraId="08F65C38" w14:textId="77777777" w:rsidR="00E36A81" w:rsidRDefault="00000000">
            <w:r>
              <w:rPr>
                <w:rFonts w:ascii="Consolas" w:hAnsi="Consolas"/>
                <w:sz w:val="18"/>
              </w:rPr>
              <w:t>│   ├── drug-catalog-service      (drug catalogue, port 8082)</w:t>
            </w:r>
          </w:p>
          <w:p w14:paraId="6E3C9367" w14:textId="77777777" w:rsidR="00E36A81" w:rsidRDefault="00000000">
            <w:r>
              <w:rPr>
                <w:rFonts w:ascii="Consolas" w:hAnsi="Consolas"/>
                <w:sz w:val="18"/>
              </w:rPr>
              <w:t>│   ├── inventory-service         (stock management, port 8083)</w:t>
            </w:r>
          </w:p>
          <w:p w14:paraId="24EFC610" w14:textId="77777777" w:rsidR="00E36A81" w:rsidRDefault="00000000">
            <w:r>
              <w:rPr>
                <w:rFonts w:ascii="Consolas" w:hAnsi="Consolas"/>
                <w:sz w:val="18"/>
              </w:rPr>
              <w:t>│   ├── supplier-service          (vendor management, port 8084)</w:t>
            </w:r>
          </w:p>
          <w:p w14:paraId="1D8E202B" w14:textId="77777777" w:rsidR="00E36A81" w:rsidRDefault="00000000">
            <w:r>
              <w:rPr>
                <w:rFonts w:ascii="Consolas" w:hAnsi="Consolas"/>
                <w:sz w:val="18"/>
              </w:rPr>
              <w:t>│   ├── manufacturing-service     (batch tracking, port 8085)</w:t>
            </w:r>
          </w:p>
          <w:p w14:paraId="7074C89E" w14:textId="77777777" w:rsidR="00E36A81" w:rsidRDefault="00000000">
            <w:r>
              <w:rPr>
                <w:rFonts w:ascii="Consolas" w:hAnsi="Consolas"/>
                <w:sz w:val="18"/>
              </w:rPr>
              <w:t>│   ├── notification-service      (Node.js, port 3000)</w:t>
            </w:r>
          </w:p>
          <w:p w14:paraId="4B413BAD" w14:textId="77777777" w:rsidR="00E36A81" w:rsidRDefault="00000000">
            <w:r>
              <w:rPr>
                <w:rFonts w:ascii="Consolas" w:hAnsi="Consolas"/>
                <w:sz w:val="18"/>
              </w:rPr>
              <w:t>│   └── pharma-ui                 (React frontend, port 80)</w:t>
            </w:r>
          </w:p>
          <w:p w14:paraId="209B3371" w14:textId="77777777" w:rsidR="00E36A81" w:rsidRDefault="00000000">
            <w:r>
              <w:rPr>
                <w:rFonts w:ascii="Consolas" w:hAnsi="Consolas"/>
                <w:sz w:val="18"/>
              </w:rPr>
              <w:t>│   │</w:t>
            </w:r>
          </w:p>
          <w:p w14:paraId="7D11367C" w14:textId="77777777" w:rsidR="00E36A81" w:rsidRDefault="00000000">
            <w:r>
              <w:rPr>
                <w:rFonts w:ascii="Consolas" w:hAnsi="Consolas"/>
                <w:sz w:val="18"/>
              </w:rPr>
              <w:t>│   └── Each repo has:</w:t>
            </w:r>
          </w:p>
          <w:p w14:paraId="18643B58" w14:textId="77777777" w:rsidR="00E36A81" w:rsidRDefault="00000000">
            <w:r>
              <w:rPr>
                <w:rFonts w:ascii="Consolas" w:hAnsi="Consolas"/>
                <w:sz w:val="18"/>
              </w:rPr>
              <w:t>│       ├── scan_on_push = true   (automatic CVE scan on every push)</w:t>
            </w:r>
          </w:p>
          <w:p w14:paraId="58456207" w14:textId="77777777" w:rsidR="00E36A81" w:rsidRDefault="00000000">
            <w:r>
              <w:rPr>
                <w:rFonts w:ascii="Consolas" w:hAnsi="Consolas"/>
                <w:sz w:val="18"/>
              </w:rPr>
              <w:t>│       └── Lifecycle policy      (keep last 10 images, expire older ones)</w:t>
            </w:r>
          </w:p>
          <w:p w14:paraId="78CE962F" w14:textId="77777777" w:rsidR="00E36A81" w:rsidRDefault="00000000">
            <w:r>
              <w:rPr>
                <w:rFonts w:ascii="Consolas" w:hAnsi="Consolas"/>
                <w:sz w:val="18"/>
              </w:rPr>
              <w:t>│</w:t>
            </w:r>
          </w:p>
          <w:p w14:paraId="28647BA4" w14:textId="77777777" w:rsidR="00E36A81" w:rsidRDefault="00000000">
            <w:r>
              <w:rPr>
                <w:rFonts w:ascii="Consolas" w:hAnsi="Consolas"/>
                <w:sz w:val="18"/>
              </w:rPr>
              <w:t>├── IAM</w:t>
            </w:r>
          </w:p>
          <w:p w14:paraId="31E81214" w14:textId="77777777" w:rsidR="00E36A81" w:rsidRDefault="00000000">
            <w:r>
              <w:rPr>
                <w:rFonts w:ascii="Consolas" w:hAnsi="Consolas"/>
                <w:sz w:val="18"/>
              </w:rPr>
              <w:t>│   ├── EKS Cluster Role          (allows EKS control plane to manage AWS resources)</w:t>
            </w:r>
          </w:p>
          <w:p w14:paraId="2F0A5864" w14:textId="77777777" w:rsidR="00E36A81" w:rsidRDefault="00000000">
            <w:r>
              <w:rPr>
                <w:rFonts w:ascii="Consolas" w:hAnsi="Consolas"/>
                <w:sz w:val="18"/>
              </w:rPr>
              <w:t>│   ├── EKS Node Group Role       (allows worker nodes to pull from ECR, join cluster)</w:t>
            </w:r>
          </w:p>
          <w:p w14:paraId="3AEDC6FA" w14:textId="77777777" w:rsidR="00E36A81" w:rsidRDefault="00000000">
            <w:r>
              <w:rPr>
                <w:rFonts w:ascii="Consolas" w:hAnsi="Consolas"/>
                <w:sz w:val="18"/>
              </w:rPr>
              <w:t>│   │</w:t>
            </w:r>
          </w:p>
          <w:p w14:paraId="4EF725B5" w14:textId="77777777" w:rsidR="00E36A81" w:rsidRDefault="00000000">
            <w:r>
              <w:rPr>
                <w:rFonts w:ascii="Consolas" w:hAnsi="Consolas"/>
                <w:sz w:val="18"/>
              </w:rPr>
              <w:t>│   ├── GitHub Actions OIDC Role  (pharma-dev-gitlab-runner-role)</w:t>
            </w:r>
          </w:p>
          <w:p w14:paraId="7A6E7621" w14:textId="77777777" w:rsidR="00E36A81" w:rsidRDefault="00000000">
            <w:r>
              <w:rPr>
                <w:rFonts w:ascii="Consolas" w:hAnsi="Consolas"/>
                <w:sz w:val="18"/>
              </w:rPr>
              <w:t>│   │   ├── Trust policy : repo zen-pharma-frontend and zen-pharma-backend only</w:t>
            </w:r>
          </w:p>
          <w:p w14:paraId="7AB6C6F9" w14:textId="77777777" w:rsidR="00E36A81" w:rsidRDefault="00000000">
            <w:r>
              <w:rPr>
                <w:rFonts w:ascii="Consolas" w:hAnsi="Consolas"/>
                <w:sz w:val="18"/>
              </w:rPr>
              <w:t>│   │   └── Permissions  : ECR push/pull, EKS describe</w:t>
            </w:r>
          </w:p>
          <w:p w14:paraId="50FC2961" w14:textId="77777777" w:rsidR="00E36A81" w:rsidRDefault="00000000">
            <w:r>
              <w:rPr>
                <w:rFonts w:ascii="Consolas" w:hAnsi="Consolas"/>
                <w:sz w:val="18"/>
              </w:rPr>
              <w:t>│   │   └── How it works : GitHub OIDC token -&gt; AWS STS -&gt; short-lived credentials</w:t>
            </w:r>
          </w:p>
          <w:p w14:paraId="74CC4FDE" w14:textId="77777777" w:rsidR="00E36A81" w:rsidRDefault="00000000">
            <w:r>
              <w:rPr>
                <w:rFonts w:ascii="Consolas" w:hAnsi="Consolas"/>
                <w:sz w:val="18"/>
              </w:rPr>
              <w:t>│   │                      No AWS_ACCESS_KEY_ID stored in GitHub</w:t>
            </w:r>
          </w:p>
          <w:p w14:paraId="5D20EB7C" w14:textId="77777777" w:rsidR="00E36A81" w:rsidRDefault="00000000">
            <w:r>
              <w:rPr>
                <w:rFonts w:ascii="Consolas" w:hAnsi="Consolas"/>
                <w:sz w:val="18"/>
              </w:rPr>
              <w:t>│   │</w:t>
            </w:r>
          </w:p>
          <w:p w14:paraId="52F6ED5B" w14:textId="77777777" w:rsidR="00E36A81" w:rsidRDefault="00000000">
            <w:r>
              <w:rPr>
                <w:rFonts w:ascii="Consolas" w:hAnsi="Consolas"/>
                <w:sz w:val="18"/>
              </w:rPr>
              <w:t>│   ├── ESO IRSA Role             (pharma-dev-eso-role)</w:t>
            </w:r>
          </w:p>
          <w:p w14:paraId="65FC98D1" w14:textId="77777777" w:rsidR="00E36A81" w:rsidRDefault="00000000">
            <w:r>
              <w:rPr>
                <w:rFonts w:ascii="Consolas" w:hAnsi="Consolas"/>
                <w:sz w:val="18"/>
              </w:rPr>
              <w:t>│   │   ├── Trust policy : EKS service account external-secrets/external-secrets</w:t>
            </w:r>
          </w:p>
          <w:p w14:paraId="267F852F" w14:textId="77777777" w:rsidR="00E36A81" w:rsidRDefault="00000000">
            <w:r>
              <w:rPr>
                <w:rFonts w:ascii="Consolas" w:hAnsi="Consolas"/>
                <w:sz w:val="18"/>
              </w:rPr>
              <w:t>│   │   └── Permissions  : secretsmanager:GetSecretValue on /pharma/* paths only</w:t>
            </w:r>
          </w:p>
          <w:p w14:paraId="05252E33" w14:textId="77777777" w:rsidR="00E36A81" w:rsidRDefault="00000000">
            <w:r>
              <w:rPr>
                <w:rFonts w:ascii="Consolas" w:hAnsi="Consolas"/>
                <w:sz w:val="18"/>
              </w:rPr>
              <w:t>│   │</w:t>
            </w:r>
          </w:p>
          <w:p w14:paraId="7E6A10FF" w14:textId="77777777" w:rsidR="00E36A81" w:rsidRDefault="00000000">
            <w:r>
              <w:rPr>
                <w:rFonts w:ascii="Consolas" w:hAnsi="Consolas"/>
                <w:sz w:val="18"/>
              </w:rPr>
              <w:t>│   └── ArgoCD IRSA Role          (pharma-dev-argocd-role)</w:t>
            </w:r>
          </w:p>
          <w:p w14:paraId="461B08DD" w14:textId="77777777" w:rsidR="00E36A81" w:rsidRDefault="00000000">
            <w:r>
              <w:rPr>
                <w:rFonts w:ascii="Consolas" w:hAnsi="Consolas"/>
                <w:sz w:val="18"/>
              </w:rPr>
              <w:t>│       └── Trust policy : EKS service account argocd/argocd-application-controller</w:t>
            </w:r>
          </w:p>
          <w:p w14:paraId="162FD470" w14:textId="77777777" w:rsidR="00E36A81" w:rsidRDefault="00000000">
            <w:r>
              <w:rPr>
                <w:rFonts w:ascii="Consolas" w:hAnsi="Consolas"/>
                <w:sz w:val="18"/>
              </w:rPr>
              <w:t>│</w:t>
            </w:r>
          </w:p>
          <w:p w14:paraId="43F59179" w14:textId="77777777" w:rsidR="00E36A81" w:rsidRDefault="00000000">
            <w:r>
              <w:rPr>
                <w:rFonts w:ascii="Consolas" w:hAnsi="Consolas"/>
                <w:sz w:val="18"/>
              </w:rPr>
              <w:t>└── AWS Secrets Manager</w:t>
            </w:r>
          </w:p>
          <w:p w14:paraId="3EDA9F0E" w14:textId="77777777" w:rsidR="00E36A81" w:rsidRDefault="00000000">
            <w:r>
              <w:rPr>
                <w:rFonts w:ascii="Consolas" w:hAnsi="Consolas"/>
                <w:sz w:val="18"/>
              </w:rPr>
              <w:t xml:space="preserve">    ├── /pharma/dev/db-credentials   {"username": "pharmaadmin", "password": "..."}</w:t>
            </w:r>
          </w:p>
          <w:p w14:paraId="6414BC97" w14:textId="77777777" w:rsidR="00E36A81" w:rsidRDefault="00000000">
            <w:r>
              <w:rPr>
                <w:rFonts w:ascii="Consolas" w:hAnsi="Consolas"/>
                <w:sz w:val="18"/>
              </w:rPr>
              <w:t xml:space="preserve">    └── /pharma/dev/jwt-secret       {"secret": "..."}</w:t>
            </w:r>
          </w:p>
        </w:tc>
      </w:tr>
    </w:tbl>
    <w:p w14:paraId="67B52D39" w14:textId="77777777" w:rsidR="00E36A81" w:rsidRDefault="00E36A81"/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647A1006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4E70F2CE" w14:textId="77777777" w:rsidR="00E36A81" w:rsidRDefault="00000000">
            <w:pPr>
              <w:jc w:val="center"/>
              <w:rPr>
                <w:ins w:id="0" w:author="Sugananth TG" w:date="2026-08-20T10:58:00Z" w16du:dateUtc="2026-08-20T05:28:00Z"/>
                <w:b w:val="0"/>
                <w:bCs w:val="0"/>
                <w:i/>
                <w:color w:val="965A00"/>
                <w:sz w:val="20"/>
              </w:rPr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AWS Console overview — S3 / VPC / EKS / RDS / ECR / IAM / Secrets Manager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  <w:p w14:paraId="2F683B17" w14:textId="77777777" w:rsidR="00EE3CCF" w:rsidRDefault="00EE3CCF">
            <w:pPr>
              <w:jc w:val="center"/>
              <w:rPr>
                <w:ins w:id="1" w:author="Sugananth TG" w:date="2026-08-20T10:58:00Z" w16du:dateUtc="2026-08-20T05:28:00Z"/>
                <w:b w:val="0"/>
                <w:bCs w:val="0"/>
                <w:i/>
                <w:color w:val="965A00"/>
                <w:sz w:val="20"/>
              </w:rPr>
            </w:pPr>
          </w:p>
          <w:p w14:paraId="2C94D347" w14:textId="77777777" w:rsidR="00EE3CCF" w:rsidRDefault="00EE3CCF">
            <w:pPr>
              <w:jc w:val="center"/>
            </w:pPr>
          </w:p>
        </w:tc>
      </w:tr>
    </w:tbl>
    <w:p w14:paraId="39C5B017" w14:textId="77777777" w:rsidR="00E36A81" w:rsidRDefault="00E36A81"/>
    <w:p w14:paraId="70012A22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Terraform Module Structure</w:t>
      </w:r>
    </w:p>
    <w:p w14:paraId="77BA5B00" w14:textId="77777777" w:rsidR="00E36A81" w:rsidRDefault="00000000">
      <w:r>
        <w:t>Each environment directory calls the modules like functions. The full structure: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579BD7A8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43420A8F" w14:textId="77777777" w:rsidR="00E36A81" w:rsidRDefault="00000000">
            <w:r>
              <w:rPr>
                <w:rFonts w:ascii="Consolas" w:hAnsi="Consolas"/>
                <w:sz w:val="18"/>
              </w:rPr>
              <w:t>zen-infra/</w:t>
            </w:r>
            <w:r>
              <w:rPr>
                <w:rFonts w:ascii="Consolas" w:hAnsi="Consolas"/>
                <w:sz w:val="18"/>
              </w:rPr>
              <w:br/>
              <w:t>├── envs/</w:t>
            </w:r>
            <w:r>
              <w:rPr>
                <w:rFonts w:ascii="Consolas" w:hAnsi="Consolas"/>
                <w:sz w:val="18"/>
              </w:rPr>
              <w:br/>
              <w:t>│   ├── dev/    &lt;-- calls all modules with dev-specific values</w:t>
            </w:r>
            <w:r>
              <w:rPr>
                <w:rFonts w:ascii="Consolas" w:hAnsi="Consolas"/>
                <w:sz w:val="18"/>
              </w:rPr>
              <w:br/>
              <w:t>│   ├── qa/     &lt;-- same modules, different sizing</w:t>
            </w:r>
            <w:r>
              <w:rPr>
                <w:rFonts w:ascii="Consolas" w:hAnsi="Consolas"/>
                <w:sz w:val="18"/>
              </w:rPr>
              <w:br/>
              <w:t>│   └── prod/   &lt;-- same modules, production sizing + HA settings</w:t>
            </w:r>
            <w:r>
              <w:rPr>
                <w:rFonts w:ascii="Consolas" w:hAnsi="Consolas"/>
                <w:sz w:val="18"/>
              </w:rPr>
              <w:br/>
              <w:t>│</w:t>
            </w:r>
            <w:r>
              <w:rPr>
                <w:rFonts w:ascii="Consolas" w:hAnsi="Consolas"/>
                <w:sz w:val="18"/>
              </w:rPr>
              <w:br/>
              <w:t>└── modules/</w:t>
            </w:r>
            <w:r>
              <w:rPr>
                <w:rFonts w:ascii="Consolas" w:hAnsi="Consolas"/>
                <w:sz w:val="18"/>
              </w:rPr>
              <w:br/>
              <w:t xml:space="preserve">    ├── vpc/            creates VPC, subnets, IGW, NAT GW, route tables</w:t>
            </w:r>
            <w:r>
              <w:rPr>
                <w:rFonts w:ascii="Consolas" w:hAnsi="Consolas"/>
                <w:sz w:val="18"/>
              </w:rPr>
              <w:br/>
              <w:t xml:space="preserve">    ├── eks/            creates EKS cluster, node group, OIDC provider</w:t>
            </w:r>
            <w:r>
              <w:rPr>
                <w:rFonts w:ascii="Consolas" w:hAnsi="Consolas"/>
                <w:sz w:val="18"/>
              </w:rPr>
              <w:br/>
              <w:t xml:space="preserve">    ├── rds/            creates RDS instance, subnet group, security group</w:t>
            </w:r>
            <w:r>
              <w:rPr>
                <w:rFonts w:ascii="Consolas" w:hAnsi="Consolas"/>
                <w:sz w:val="18"/>
              </w:rPr>
              <w:br/>
              <w:t xml:space="preserve">    ├── ecr/            creates ECR repos with lifecycle policies</w:t>
            </w:r>
            <w:r>
              <w:rPr>
                <w:rFonts w:ascii="Consolas" w:hAnsi="Consolas"/>
                <w:sz w:val="18"/>
              </w:rPr>
              <w:br/>
              <w:t xml:space="preserve">    ├── iam/            creates OIDC roles for GitHub Actions, ESO, ArgoCD</w:t>
            </w:r>
            <w:r>
              <w:rPr>
                <w:rFonts w:ascii="Consolas" w:hAnsi="Consolas"/>
                <w:sz w:val="18"/>
              </w:rPr>
              <w:br/>
              <w:t xml:space="preserve">    └── secrets-manager/ stores DB password and JWT secret in Secrets Manager</w:t>
            </w:r>
          </w:p>
        </w:tc>
      </w:tr>
    </w:tbl>
    <w:p w14:paraId="10AD1B5B" w14:textId="77777777" w:rsidR="00E36A81" w:rsidRDefault="00000000">
      <w:r>
        <w:t>Each environment directory (envs/dev) calls the modules like functions: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6638CB79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5BFF24EF" w14:textId="77777777" w:rsidR="00E36A81" w:rsidRDefault="00000000">
            <w:r>
              <w:rPr>
                <w:rFonts w:ascii="Consolas" w:hAnsi="Consolas"/>
                <w:sz w:val="18"/>
              </w:rPr>
              <w:t>envs/dev/main.tf</w:t>
            </w:r>
            <w:r>
              <w:rPr>
                <w:rFonts w:ascii="Consolas" w:hAnsi="Consolas"/>
                <w:sz w:val="18"/>
              </w:rPr>
              <w:br/>
              <w:t xml:space="preserve">    |</w:t>
            </w:r>
            <w:r>
              <w:rPr>
                <w:rFonts w:ascii="Consolas" w:hAnsi="Consolas"/>
                <w:sz w:val="18"/>
              </w:rPr>
              <w:br/>
              <w:t xml:space="preserve">    |-- module "vpc"              --&gt; modules/vpc/</w:t>
            </w:r>
            <w:r>
              <w:rPr>
                <w:rFonts w:ascii="Consolas" w:hAnsi="Consolas"/>
                <w:sz w:val="18"/>
              </w:rPr>
              <w:br/>
              <w:t xml:space="preserve">    |-- module "eks"              --&gt; modules/eks/   (depends on vpc outputs)</w:t>
            </w:r>
            <w:r>
              <w:rPr>
                <w:rFonts w:ascii="Consolas" w:hAnsi="Consolas"/>
                <w:sz w:val="18"/>
              </w:rPr>
              <w:br/>
              <w:t xml:space="preserve">    |-- module "rds"              --&gt; modules/rds/   (depends on vpc + eks outputs)</w:t>
            </w:r>
            <w:r>
              <w:rPr>
                <w:rFonts w:ascii="Consolas" w:hAnsi="Consolas"/>
                <w:sz w:val="18"/>
              </w:rPr>
              <w:br/>
              <w:t xml:space="preserve">    |-- module "ecr"              --&gt; modules/ecr/</w:t>
            </w:r>
            <w:r>
              <w:rPr>
                <w:rFonts w:ascii="Consolas" w:hAnsi="Consolas"/>
                <w:sz w:val="18"/>
              </w:rPr>
              <w:br/>
              <w:t xml:space="preserve">    |-- module "iam"              --&gt; modules/iam/   (depends on eks OIDC outputs)</w:t>
            </w:r>
            <w:r>
              <w:rPr>
                <w:rFonts w:ascii="Consolas" w:hAnsi="Consolas"/>
                <w:sz w:val="18"/>
              </w:rPr>
              <w:br/>
              <w:t xml:space="preserve">    └-- module "secrets_manager"  --&gt; modules/secrets-manager/</w:t>
            </w:r>
          </w:p>
        </w:tc>
      </w:tr>
    </w:tbl>
    <w:p w14:paraId="2BE2DB51" w14:textId="77777777" w:rsidR="00E36A81" w:rsidRDefault="00000000">
      <w:r>
        <w:t>Modules share data via outputs — for example, module.eks.oidc_provider_arn is passed into module.iam so the IAM trust policy references the exact OIDC provider created for this cluster, not a hardcoded ARN.</w:t>
      </w:r>
    </w:p>
    <w:p w14:paraId="39047DA8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Network Traffic Flow</w:t>
      </w:r>
    </w:p>
    <w:p w14:paraId="7C555797" w14:textId="77777777" w:rsidR="00E36A81" w:rsidRDefault="00000000">
      <w:pPr>
        <w:pStyle w:val="Heading3"/>
      </w:pPr>
      <w:r>
        <w:rPr>
          <w:rFonts w:ascii="Calibri" w:hAnsi="Calibri"/>
          <w:color w:val="005032"/>
        </w:rPr>
        <w:t>Diagram 1.2 — Network Traffic Flow</w:t>
      </w:r>
    </w:p>
    <w:tbl>
      <w:tblPr>
        <w:tblStyle w:val="LightGrid-Accent6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579D1F3E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EAF4FF"/>
          </w:tcPr>
          <w:p w14:paraId="710E3995" w14:textId="77777777" w:rsidR="00E36A81" w:rsidRDefault="00000000">
            <w:r>
              <w:rPr>
                <w:rFonts w:ascii="Consolas" w:hAnsi="Consolas"/>
                <w:sz w:val="18"/>
              </w:rPr>
              <w:t>Internet</w:t>
            </w:r>
          </w:p>
          <w:p w14:paraId="49C4018A" w14:textId="77777777" w:rsidR="00E36A81" w:rsidRDefault="00000000">
            <w:r>
              <w:rPr>
                <w:rFonts w:ascii="Consolas" w:hAnsi="Consolas"/>
                <w:sz w:val="18"/>
              </w:rPr>
              <w:t xml:space="preserve">    |</w:t>
            </w:r>
          </w:p>
          <w:p w14:paraId="7F7BE112" w14:textId="77777777" w:rsidR="00E36A81" w:rsidRDefault="00000000">
            <w:r>
              <w:rPr>
                <w:rFonts w:ascii="Consolas" w:hAnsi="Consolas"/>
                <w:sz w:val="18"/>
              </w:rPr>
              <w:t xml:space="preserve">    v</w:t>
            </w:r>
          </w:p>
          <w:p w14:paraId="4E767CDA" w14:textId="77777777" w:rsidR="00E36A81" w:rsidRDefault="00000000">
            <w:r>
              <w:rPr>
                <w:rFonts w:ascii="Consolas" w:hAnsi="Consolas"/>
                <w:sz w:val="18"/>
              </w:rPr>
              <w:t>AWS Network Load Balancer  (created by NGINX Ingress Controller Helm chart)</w:t>
            </w:r>
          </w:p>
          <w:p w14:paraId="32A0A737" w14:textId="77777777" w:rsidR="00E36A81" w:rsidRDefault="00000000">
            <w:r>
              <w:rPr>
                <w:rFonts w:ascii="Consolas" w:hAnsi="Consolas"/>
                <w:sz w:val="18"/>
              </w:rPr>
              <w:t xml:space="preserve">    |  routes by URL path</w:t>
            </w:r>
          </w:p>
          <w:p w14:paraId="583BB1A9" w14:textId="77777777" w:rsidR="00E36A81" w:rsidRDefault="00000000">
            <w:r>
              <w:rPr>
                <w:rFonts w:ascii="Consolas" w:hAnsi="Consolas"/>
                <w:sz w:val="18"/>
              </w:rPr>
              <w:t xml:space="preserve">    |-- /          --&gt;  pharma-ui       (React, port 80)</w:t>
            </w:r>
          </w:p>
          <w:p w14:paraId="051B8195" w14:textId="77777777" w:rsidR="00E36A81" w:rsidRDefault="00000000">
            <w:r>
              <w:rPr>
                <w:rFonts w:ascii="Consolas" w:hAnsi="Consolas"/>
                <w:sz w:val="18"/>
              </w:rPr>
              <w:t xml:space="preserve">    |-- /api/*     --&gt;  api-gateway     (port 8080)</w:t>
            </w:r>
          </w:p>
          <w:p w14:paraId="0B46D4CC" w14:textId="77777777" w:rsidR="00E36A81" w:rsidRDefault="00000000">
            <w:r>
              <w:rPr>
                <w:rFonts w:ascii="Consolas" w:hAnsi="Consolas"/>
                <w:sz w:val="18"/>
              </w:rPr>
              <w:t xml:space="preserve">                           |</w:t>
            </w:r>
          </w:p>
          <w:p w14:paraId="375E5B45" w14:textId="77777777" w:rsidR="00E36A81" w:rsidRDefault="00000000">
            <w:r>
              <w:rPr>
                <w:rFonts w:ascii="Consolas" w:hAnsi="Consolas"/>
                <w:sz w:val="18"/>
              </w:rPr>
              <w:t xml:space="preserve">                           |-- /api/auth/*          --&gt; auth-service        (8081)</w:t>
            </w:r>
          </w:p>
          <w:p w14:paraId="39E032A5" w14:textId="77777777" w:rsidR="00E36A81" w:rsidRDefault="00000000">
            <w:r>
              <w:rPr>
                <w:rFonts w:ascii="Consolas" w:hAnsi="Consolas"/>
                <w:sz w:val="18"/>
              </w:rPr>
              <w:t xml:space="preserve">                           |-- /api/catalog/*       --&gt; drug-catalog-svc    (8082)</w:t>
            </w:r>
          </w:p>
          <w:p w14:paraId="6903AFD7" w14:textId="77777777" w:rsidR="00E36A81" w:rsidRDefault="00000000">
            <w:r>
              <w:rPr>
                <w:rFonts w:ascii="Consolas" w:hAnsi="Consolas"/>
                <w:sz w:val="18"/>
              </w:rPr>
              <w:t xml:space="preserve">                           |-- /api/inventory/*     --&gt; inventory-service   (8083)</w:t>
            </w:r>
          </w:p>
          <w:p w14:paraId="4D7DCB62" w14:textId="77777777" w:rsidR="00E36A81" w:rsidRDefault="00000000">
            <w:r>
              <w:rPr>
                <w:rFonts w:ascii="Consolas" w:hAnsi="Consolas"/>
                <w:sz w:val="18"/>
              </w:rPr>
              <w:t xml:space="preserve">                           |-- /api/suppliers/*     --&gt; supplier-service    (8084)</w:t>
            </w:r>
          </w:p>
          <w:p w14:paraId="6DF0473D" w14:textId="77777777" w:rsidR="00E36A81" w:rsidRDefault="00000000">
            <w:r>
              <w:rPr>
                <w:rFonts w:ascii="Consolas" w:hAnsi="Consolas"/>
                <w:sz w:val="18"/>
              </w:rPr>
              <w:t xml:space="preserve">                           |-- /api/manufacturing/* --&gt; manufacturing-svc   (8085)</w:t>
            </w:r>
          </w:p>
          <w:p w14:paraId="35E9EACB" w14:textId="77777777" w:rsidR="00E36A81" w:rsidRDefault="00000000">
            <w:r>
              <w:rPr>
                <w:rFonts w:ascii="Consolas" w:hAnsi="Consolas"/>
                <w:sz w:val="18"/>
              </w:rPr>
              <w:t xml:space="preserve">                           └-- /api/notifications/* --&gt; notification-svc    (3000)</w:t>
            </w:r>
          </w:p>
          <w:p w14:paraId="69E13C7E" w14:textId="77777777" w:rsidR="00E36A81" w:rsidRDefault="00000000">
            <w:r>
              <w:rPr>
                <w:rFonts w:ascii="Consolas" w:hAnsi="Consolas"/>
                <w:sz w:val="18"/>
              </w:rPr>
              <w:t xml:space="preserve">                                                            |</w:t>
            </w:r>
          </w:p>
          <w:p w14:paraId="00DAAA4F" w14:textId="77777777" w:rsidR="00E36A81" w:rsidRDefault="00000000">
            <w:r>
              <w:rPr>
                <w:rFonts w:ascii="Consolas" w:hAnsi="Consolas"/>
                <w:sz w:val="18"/>
              </w:rPr>
              <w:t xml:space="preserve">                                                    All backend services</w:t>
            </w:r>
          </w:p>
          <w:p w14:paraId="5FC447D4" w14:textId="77777777" w:rsidR="00E36A81" w:rsidRDefault="00000000">
            <w:r>
              <w:rPr>
                <w:rFonts w:ascii="Consolas" w:hAnsi="Consolas"/>
                <w:sz w:val="18"/>
              </w:rPr>
              <w:t xml:space="preserve">                                                    pull secrets from</w:t>
            </w:r>
          </w:p>
          <w:p w14:paraId="08047386" w14:textId="77777777" w:rsidR="00E36A81" w:rsidRDefault="00000000">
            <w:r>
              <w:rPr>
                <w:rFonts w:ascii="Consolas" w:hAnsi="Consolas"/>
                <w:sz w:val="18"/>
              </w:rPr>
              <w:t xml:space="preserve">                                                    AWS Secrets Manager</w:t>
            </w:r>
          </w:p>
          <w:p w14:paraId="2DD0A303" w14:textId="77777777" w:rsidR="00E36A81" w:rsidRDefault="00000000">
            <w:r>
              <w:rPr>
                <w:rFonts w:ascii="Consolas" w:hAnsi="Consolas"/>
                <w:sz w:val="18"/>
              </w:rPr>
              <w:t xml:space="preserve">                                                    via ESO (no passwords</w:t>
            </w:r>
          </w:p>
          <w:p w14:paraId="380A80EF" w14:textId="77777777" w:rsidR="00E36A81" w:rsidRDefault="00000000">
            <w:r>
              <w:rPr>
                <w:rFonts w:ascii="Consolas" w:hAnsi="Consolas"/>
                <w:sz w:val="18"/>
              </w:rPr>
              <w:t xml:space="preserve">                                                    in pod spec or config)</w:t>
            </w:r>
          </w:p>
          <w:p w14:paraId="0601184F" w14:textId="77777777" w:rsidR="00E36A81" w:rsidRDefault="00000000">
            <w:r>
              <w:rPr>
                <w:rFonts w:ascii="Consolas" w:hAnsi="Consolas"/>
                <w:sz w:val="18"/>
              </w:rPr>
              <w:t xml:space="preserve">                                                            |</w:t>
            </w:r>
          </w:p>
          <w:p w14:paraId="730E4D1D" w14:textId="77777777" w:rsidR="00E36A81" w:rsidRDefault="00000000">
            <w:r>
              <w:rPr>
                <w:rFonts w:ascii="Consolas" w:hAnsi="Consolas"/>
                <w:sz w:val="18"/>
              </w:rPr>
              <w:t xml:space="preserve">                                                            v</w:t>
            </w:r>
          </w:p>
          <w:p w14:paraId="06B13724" w14:textId="77777777" w:rsidR="00E36A81" w:rsidRDefault="00000000">
            <w:r>
              <w:rPr>
                <w:rFonts w:ascii="Consolas" w:hAnsi="Consolas"/>
                <w:sz w:val="18"/>
              </w:rPr>
              <w:t xml:space="preserve">                                               RDS PostgreSQL (private subnet)</w:t>
            </w:r>
          </w:p>
        </w:tc>
      </w:tr>
    </w:tbl>
    <w:p w14:paraId="41C46C15" w14:textId="77777777" w:rsidR="00E36A81" w:rsidRDefault="00E36A81"/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0C106D02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27734450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Postman / browser showing / and /api/* routes returning data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6D32A530" w14:textId="77777777" w:rsidR="00E36A81" w:rsidRDefault="00E36A81"/>
    <w:p w14:paraId="4AF81CDF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GitHub Actions CI/CD Flow for Infrastructure</w:t>
      </w:r>
    </w:p>
    <w:p w14:paraId="2B78695C" w14:textId="77777777" w:rsidR="00E36A81" w:rsidRDefault="00000000">
      <w:pPr>
        <w:pStyle w:val="Heading3"/>
      </w:pPr>
      <w:r>
        <w:rPr>
          <w:rFonts w:ascii="Calibri" w:hAnsi="Calibri"/>
          <w:color w:val="005032"/>
        </w:rPr>
        <w:t>Diagram 1.3 — GitHub Actions CI/CD Flow</w:t>
      </w:r>
    </w:p>
    <w:tbl>
      <w:tblPr>
        <w:tblStyle w:val="LightGrid-Accent6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4A2574AE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EAF4FF"/>
          </w:tcPr>
          <w:p w14:paraId="456EB9CD" w14:textId="77777777" w:rsidR="00E36A81" w:rsidRDefault="00000000">
            <w:r>
              <w:rPr>
                <w:rFonts w:ascii="Consolas" w:hAnsi="Consolas"/>
                <w:sz w:val="18"/>
              </w:rPr>
              <w:t>Developer creates feature branch in zen-infra</w:t>
            </w:r>
          </w:p>
          <w:p w14:paraId="43DABCF9" w14:textId="77777777" w:rsidR="00E36A81" w:rsidRDefault="00000000">
            <w:r>
              <w:rPr>
                <w:rFonts w:ascii="Consolas" w:hAnsi="Consolas"/>
                <w:sz w:val="18"/>
              </w:rPr>
              <w:t xml:space="preserve">    |</w:t>
            </w:r>
          </w:p>
          <w:p w14:paraId="39906B95" w14:textId="77777777" w:rsidR="00E36A81" w:rsidRDefault="00000000">
            <w:r>
              <w:rPr>
                <w:rFonts w:ascii="Consolas" w:hAnsi="Consolas"/>
                <w:sz w:val="18"/>
              </w:rPr>
              <w:t xml:space="preserve">    v</w:t>
            </w:r>
          </w:p>
          <w:p w14:paraId="747C05C6" w14:textId="77777777" w:rsidR="00E36A81" w:rsidRDefault="00000000">
            <w:r>
              <w:rPr>
                <w:rFonts w:ascii="Consolas" w:hAnsi="Consolas"/>
                <w:sz w:val="18"/>
              </w:rPr>
              <w:t>git push origin feature/my-change</w:t>
            </w:r>
          </w:p>
          <w:p w14:paraId="54F6642E" w14:textId="77777777" w:rsidR="00E36A81" w:rsidRDefault="00000000">
            <w:r>
              <w:rPr>
                <w:rFonts w:ascii="Consolas" w:hAnsi="Consolas"/>
                <w:sz w:val="18"/>
              </w:rPr>
              <w:t xml:space="preserve">    |</w:t>
            </w:r>
          </w:p>
          <w:p w14:paraId="0B6E1E3E" w14:textId="77777777" w:rsidR="00E36A81" w:rsidRDefault="00000000">
            <w:r>
              <w:rPr>
                <w:rFonts w:ascii="Consolas" w:hAnsi="Consolas"/>
                <w:sz w:val="18"/>
              </w:rPr>
              <w:t xml:space="preserve">    v</w:t>
            </w:r>
          </w:p>
          <w:p w14:paraId="1A8AE8B9" w14:textId="77777777" w:rsidR="00E36A81" w:rsidRDefault="00000000">
            <w:r>
              <w:rPr>
                <w:rFonts w:ascii="Consolas" w:hAnsi="Consolas"/>
                <w:sz w:val="18"/>
              </w:rPr>
              <w:t>Open Pull Request  --&gt;  zen-infra GitHub Actions runs automatically:</w:t>
            </w:r>
          </w:p>
          <w:p w14:paraId="5E0EBD86" w14:textId="77777777" w:rsidR="00E36A81" w:rsidRDefault="00000000">
            <w:r>
              <w:rPr>
                <w:rFonts w:ascii="Consolas" w:hAnsi="Consolas"/>
                <w:sz w:val="18"/>
              </w:rPr>
              <w:t xml:space="preserve">    |</w:t>
            </w:r>
          </w:p>
          <w:p w14:paraId="76899FFC" w14:textId="77777777" w:rsidR="00E36A81" w:rsidRDefault="00000000">
            <w:r>
              <w:rPr>
                <w:rFonts w:ascii="Consolas" w:hAnsi="Consolas"/>
                <w:sz w:val="18"/>
              </w:rPr>
              <w:t xml:space="preserve">    |   [Terraform Plan job]</w:t>
            </w:r>
          </w:p>
          <w:p w14:paraId="18CB6C61" w14:textId="77777777" w:rsidR="00E36A81" w:rsidRDefault="00000000">
            <w:r>
              <w:rPr>
                <w:rFonts w:ascii="Consolas" w:hAnsi="Consolas"/>
                <w:sz w:val="18"/>
              </w:rPr>
              <w:t xml:space="preserve">    |   1. Checkout code</w:t>
            </w:r>
          </w:p>
          <w:p w14:paraId="4F097305" w14:textId="77777777" w:rsidR="00E36A81" w:rsidRDefault="00000000">
            <w:r>
              <w:rPr>
                <w:rFonts w:ascii="Consolas" w:hAnsi="Consolas"/>
                <w:sz w:val="18"/>
              </w:rPr>
              <w:t xml:space="preserve">    |   2. Setup Terraform 1.10.0</w:t>
            </w:r>
          </w:p>
          <w:p w14:paraId="388E5FFB" w14:textId="77777777" w:rsidR="00E36A81" w:rsidRDefault="00000000">
            <w:r>
              <w:rPr>
                <w:rFonts w:ascii="Consolas" w:hAnsi="Consolas"/>
                <w:sz w:val="18"/>
              </w:rPr>
              <w:t xml:space="preserve">    |   3. Configure AWS credentials  (static IAM keys from GitHub Secrets)</w:t>
            </w:r>
          </w:p>
          <w:p w14:paraId="4904FFDE" w14:textId="77777777" w:rsidR="00E36A81" w:rsidRDefault="00000000">
            <w:r>
              <w:rPr>
                <w:rFonts w:ascii="Consolas" w:hAnsi="Consolas"/>
                <w:sz w:val="18"/>
              </w:rPr>
              <w:t xml:space="preserve">    |   4. terraform fmt -check       --&gt; fails if code is not formatted</w:t>
            </w:r>
          </w:p>
          <w:p w14:paraId="5FD8BFC3" w14:textId="77777777" w:rsidR="00E36A81" w:rsidRDefault="00000000">
            <w:r>
              <w:rPr>
                <w:rFonts w:ascii="Consolas" w:hAnsi="Consolas"/>
                <w:sz w:val="18"/>
              </w:rPr>
              <w:t xml:space="preserve">    |   5. terraform init             --&gt; connects to S3 backend, downloads providers</w:t>
            </w:r>
          </w:p>
          <w:p w14:paraId="19418D0F" w14:textId="77777777" w:rsidR="00E36A81" w:rsidRDefault="00000000">
            <w:r>
              <w:rPr>
                <w:rFonts w:ascii="Consolas" w:hAnsi="Consolas"/>
                <w:sz w:val="18"/>
              </w:rPr>
              <w:t xml:space="preserve">    |   6. terraform validate         --&gt; syntax and logic check</w:t>
            </w:r>
          </w:p>
          <w:p w14:paraId="02CD3D8A" w14:textId="77777777" w:rsidR="00E36A81" w:rsidRDefault="00000000">
            <w:r>
              <w:rPr>
                <w:rFonts w:ascii="Consolas" w:hAnsi="Consolas"/>
                <w:sz w:val="18"/>
              </w:rPr>
              <w:t xml:space="preserve">    |   7. terraform plan             --&gt; shows what will change (saved as artifact)</w:t>
            </w:r>
          </w:p>
          <w:p w14:paraId="16BE7661" w14:textId="77777777" w:rsidR="00E36A81" w:rsidRDefault="00000000">
            <w:r>
              <w:rPr>
                <w:rFonts w:ascii="Consolas" w:hAnsi="Consolas"/>
                <w:sz w:val="18"/>
              </w:rPr>
              <w:t xml:space="preserve">    |</w:t>
            </w:r>
          </w:p>
          <w:p w14:paraId="23D03744" w14:textId="77777777" w:rsidR="00E36A81" w:rsidRDefault="00000000">
            <w:r>
              <w:rPr>
                <w:rFonts w:ascii="Consolas" w:hAnsi="Consolas"/>
                <w:sz w:val="18"/>
              </w:rPr>
              <w:t xml:space="preserve">    |   Plan output is visible in the Actions tab. PR is blocked if plan fails.</w:t>
            </w:r>
          </w:p>
          <w:p w14:paraId="05E4F5E3" w14:textId="77777777" w:rsidR="00E36A81" w:rsidRDefault="00000000">
            <w:r>
              <w:rPr>
                <w:rFonts w:ascii="Consolas" w:hAnsi="Consolas"/>
                <w:sz w:val="18"/>
              </w:rPr>
              <w:t xml:space="preserve">    |</w:t>
            </w:r>
          </w:p>
          <w:p w14:paraId="3BB9B233" w14:textId="77777777" w:rsidR="00E36A81" w:rsidRDefault="00000000">
            <w:r>
              <w:rPr>
                <w:rFonts w:ascii="Consolas" w:hAnsi="Consolas"/>
                <w:sz w:val="18"/>
              </w:rPr>
              <w:t xml:space="preserve">    v</w:t>
            </w:r>
          </w:p>
          <w:p w14:paraId="5DF612DC" w14:textId="77777777" w:rsidR="00E36A81" w:rsidRDefault="00000000">
            <w:r>
              <w:rPr>
                <w:rFonts w:ascii="Consolas" w:hAnsi="Consolas"/>
                <w:sz w:val="18"/>
              </w:rPr>
              <w:t>PR reviewed and merged to main</w:t>
            </w:r>
          </w:p>
          <w:p w14:paraId="443E74F0" w14:textId="77777777" w:rsidR="00E36A81" w:rsidRDefault="00000000">
            <w:r>
              <w:rPr>
                <w:rFonts w:ascii="Consolas" w:hAnsi="Consolas"/>
                <w:sz w:val="18"/>
              </w:rPr>
              <w:t xml:space="preserve">    |</w:t>
            </w:r>
          </w:p>
          <w:p w14:paraId="2B18EE0F" w14:textId="77777777" w:rsidR="00E36A81" w:rsidRDefault="00000000">
            <w:r>
              <w:rPr>
                <w:rFonts w:ascii="Consolas" w:hAnsi="Consolas"/>
                <w:sz w:val="18"/>
              </w:rPr>
              <w:t xml:space="preserve">    v</w:t>
            </w:r>
          </w:p>
          <w:p w14:paraId="76718B3D" w14:textId="77777777" w:rsidR="00E36A81" w:rsidRDefault="00000000">
            <w:r>
              <w:rPr>
                <w:rFonts w:ascii="Consolas" w:hAnsi="Consolas"/>
                <w:sz w:val="18"/>
              </w:rPr>
              <w:t>[Terraform Plan job runs again on main - fresh plan]</w:t>
            </w:r>
          </w:p>
          <w:p w14:paraId="7CF7A289" w14:textId="77777777" w:rsidR="00E36A81" w:rsidRDefault="00000000">
            <w:r>
              <w:rPr>
                <w:rFonts w:ascii="Consolas" w:hAnsi="Consolas"/>
                <w:sz w:val="18"/>
              </w:rPr>
              <w:t xml:space="preserve">    |</w:t>
            </w:r>
          </w:p>
          <w:p w14:paraId="432359E1" w14:textId="77777777" w:rsidR="00E36A81" w:rsidRDefault="00000000">
            <w:r>
              <w:rPr>
                <w:rFonts w:ascii="Consolas" w:hAnsi="Consolas"/>
                <w:sz w:val="18"/>
              </w:rPr>
              <w:t xml:space="preserve">    v</w:t>
            </w:r>
          </w:p>
          <w:p w14:paraId="3E3BED2C" w14:textId="77777777" w:rsidR="00E36A81" w:rsidRDefault="00000000">
            <w:r>
              <w:rPr>
                <w:rFonts w:ascii="Consolas" w:hAnsi="Consolas"/>
                <w:sz w:val="18"/>
              </w:rPr>
              <w:t>[Terraform Apply job - PAUSES for manual approval]</w:t>
            </w:r>
          </w:p>
          <w:p w14:paraId="1C06820F" w14:textId="77777777" w:rsidR="00E36A81" w:rsidRDefault="00000000">
            <w:r>
              <w:rPr>
                <w:rFonts w:ascii="Consolas" w:hAnsi="Consolas"/>
                <w:sz w:val="18"/>
              </w:rPr>
              <w:t xml:space="preserve">    |</w:t>
            </w:r>
          </w:p>
          <w:p w14:paraId="40B84175" w14:textId="77777777" w:rsidR="00E36A81" w:rsidRDefault="00000000">
            <w:r>
              <w:rPr>
                <w:rFonts w:ascii="Consolas" w:hAnsi="Consolas"/>
                <w:sz w:val="18"/>
              </w:rPr>
              <w:t xml:space="preserve">    |   Go to: Actions --&gt; running workflow --&gt; "Review deployments" --&gt; Approve</w:t>
            </w:r>
          </w:p>
          <w:p w14:paraId="77B3EE55" w14:textId="77777777" w:rsidR="00E36A81" w:rsidRDefault="00000000">
            <w:r>
              <w:rPr>
                <w:rFonts w:ascii="Consolas" w:hAnsi="Consolas"/>
                <w:sz w:val="18"/>
              </w:rPr>
              <w:t xml:space="preserve">    |</w:t>
            </w:r>
          </w:p>
          <w:p w14:paraId="4CCB21FF" w14:textId="77777777" w:rsidR="00E36A81" w:rsidRDefault="00000000">
            <w:r>
              <w:rPr>
                <w:rFonts w:ascii="Consolas" w:hAnsi="Consolas"/>
                <w:sz w:val="18"/>
              </w:rPr>
              <w:t xml:space="preserve">    v</w:t>
            </w:r>
          </w:p>
          <w:p w14:paraId="27E41BDD" w14:textId="77777777" w:rsidR="00E36A81" w:rsidRDefault="00000000">
            <w:r>
              <w:rPr>
                <w:rFonts w:ascii="Consolas" w:hAnsi="Consolas"/>
                <w:sz w:val="18"/>
              </w:rPr>
              <w:t>[Terraform Apply runs]</w:t>
            </w:r>
          </w:p>
          <w:p w14:paraId="750DBA29" w14:textId="77777777" w:rsidR="00E36A81" w:rsidRDefault="00000000">
            <w:r>
              <w:rPr>
                <w:rFonts w:ascii="Consolas" w:hAnsi="Consolas"/>
                <w:sz w:val="18"/>
              </w:rPr>
              <w:t xml:space="preserve">    |   8. terraform apply tfplan     --&gt; provisions/updates AWS resources</w:t>
            </w:r>
          </w:p>
          <w:p w14:paraId="2AAB9EAC" w14:textId="77777777" w:rsidR="00E36A81" w:rsidRDefault="00000000">
            <w:r>
              <w:rPr>
                <w:rFonts w:ascii="Consolas" w:hAnsi="Consolas"/>
                <w:sz w:val="18"/>
              </w:rPr>
              <w:t xml:space="preserve">    |      (takes 15-25 min for EKS + RDS)</w:t>
            </w:r>
          </w:p>
          <w:p w14:paraId="14F2F5FE" w14:textId="77777777" w:rsidR="00E36A81" w:rsidRDefault="00000000">
            <w:r>
              <w:rPr>
                <w:rFonts w:ascii="Consolas" w:hAnsi="Consolas"/>
                <w:sz w:val="18"/>
              </w:rPr>
              <w:t xml:space="preserve">    |</w:t>
            </w:r>
          </w:p>
          <w:p w14:paraId="47D3CC04" w14:textId="77777777" w:rsidR="00E36A81" w:rsidRDefault="00000000">
            <w:r>
              <w:rPr>
                <w:rFonts w:ascii="Consolas" w:hAnsi="Consolas"/>
                <w:sz w:val="18"/>
              </w:rPr>
              <w:t xml:space="preserve">    v</w:t>
            </w:r>
          </w:p>
          <w:p w14:paraId="23469EE1" w14:textId="77777777" w:rsidR="00E36A81" w:rsidRDefault="00000000">
            <w:r>
              <w:rPr>
                <w:rFonts w:ascii="Consolas" w:hAnsi="Consolas"/>
                <w:sz w:val="18"/>
              </w:rPr>
              <w:t>Infrastructure updated in AWS</w:t>
            </w:r>
          </w:p>
          <w:p w14:paraId="6749E704" w14:textId="77777777" w:rsidR="00E36A81" w:rsidRDefault="00000000">
            <w:r>
              <w:rPr>
                <w:rFonts w:ascii="Consolas" w:hAnsi="Consolas"/>
                <w:sz w:val="18"/>
              </w:rPr>
              <w:t xml:space="preserve">    |</w:t>
            </w:r>
          </w:p>
          <w:p w14:paraId="19307705" w14:textId="77777777" w:rsidR="00E36A81" w:rsidRDefault="00000000">
            <w:r>
              <w:rPr>
                <w:rFonts w:ascii="Consolas" w:hAnsi="Consolas"/>
                <w:sz w:val="18"/>
              </w:rPr>
              <w:t xml:space="preserve">    v</w:t>
            </w:r>
          </w:p>
          <w:p w14:paraId="7352CA3D" w14:textId="77777777" w:rsidR="00E36A81" w:rsidRDefault="00000000">
            <w:r>
              <w:rPr>
                <w:rFonts w:ascii="Consolas" w:hAnsi="Consolas"/>
                <w:sz w:val="18"/>
              </w:rPr>
              <w:t>EKS cluster is ready for Stage 2 (install NGINX Ingress, ArgoCD, ESO)</w:t>
            </w:r>
          </w:p>
        </w:tc>
      </w:tr>
    </w:tbl>
    <w:p w14:paraId="19FA0E0E" w14:textId="77777777" w:rsidR="00E36A81" w:rsidRDefault="00E36A81"/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1874FD75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28F9F692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GitHub Actions tab — PR showing plan output, then apply running after approval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5B2C30BE" w14:textId="77777777" w:rsidR="00E36A81" w:rsidRDefault="00E36A81"/>
    <w:p w14:paraId="4956CE8D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Security Design Decisions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76"/>
        <w:gridCol w:w="4976"/>
      </w:tblGrid>
      <w:tr w:rsidR="00E36A81" w14:paraId="07C3918D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shd w:val="clear" w:color="auto" w:fill="2E75B6"/>
          </w:tcPr>
          <w:p w14:paraId="223ED5C9" w14:textId="77777777" w:rsidR="00E36A81" w:rsidRDefault="00000000">
            <w:r>
              <w:rPr>
                <w:color w:val="FFFFFF"/>
                <w:sz w:val="20"/>
              </w:rPr>
              <w:t>Decision</w:t>
            </w:r>
          </w:p>
        </w:tc>
        <w:tc>
          <w:tcPr>
            <w:tcW w:w="4986" w:type="dxa"/>
            <w:shd w:val="clear" w:color="auto" w:fill="2E75B6"/>
          </w:tcPr>
          <w:p w14:paraId="5F9C3C56" w14:textId="77777777" w:rsidR="00E36A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Why</w:t>
            </w:r>
          </w:p>
        </w:tc>
      </w:tr>
      <w:tr w:rsidR="00E36A81" w14:paraId="2D15B813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4B38DAF" w14:textId="77777777" w:rsidR="00E36A81" w:rsidRDefault="00000000">
            <w:r>
              <w:rPr>
                <w:sz w:val="19"/>
              </w:rPr>
              <w:t>Worker nodes in private subnets</w:t>
            </w:r>
          </w:p>
        </w:tc>
        <w:tc>
          <w:tcPr>
            <w:tcW w:w="4986" w:type="dxa"/>
          </w:tcPr>
          <w:p w14:paraId="274F6D02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Nodes not reachable from internet; only NLB is public</w:t>
            </w:r>
          </w:p>
        </w:tc>
      </w:tr>
      <w:tr w:rsidR="00E36A81" w14:paraId="1BF6ED28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5437C48" w14:textId="77777777" w:rsidR="00E36A81" w:rsidRDefault="00000000">
            <w:r>
              <w:rPr>
                <w:sz w:val="19"/>
              </w:rPr>
              <w:t>RDS in private subnets</w:t>
            </w:r>
          </w:p>
        </w:tc>
        <w:tc>
          <w:tcPr>
            <w:tcW w:w="4986" w:type="dxa"/>
          </w:tcPr>
          <w:p w14:paraId="7903A5A7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Database never exposed to internet; only EKS nodes can connect (port 5432 via SG rule)</w:t>
            </w:r>
          </w:p>
        </w:tc>
      </w:tr>
      <w:tr w:rsidR="00E36A81" w14:paraId="3CD27E1C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AF4EA2D" w14:textId="77777777" w:rsidR="00E36A81" w:rsidRDefault="00000000">
            <w:r>
              <w:rPr>
                <w:sz w:val="19"/>
              </w:rPr>
              <w:t>No static AWS keys in GitHub CI</w:t>
            </w:r>
          </w:p>
        </w:tc>
        <w:tc>
          <w:tcPr>
            <w:tcW w:w="4986" w:type="dxa"/>
          </w:tcPr>
          <w:p w14:paraId="50C8A799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GitHub Actions uses OIDC; credentials are short-lived (1 hour) and scoped to specific repos</w:t>
            </w:r>
          </w:p>
        </w:tc>
      </w:tr>
      <w:tr w:rsidR="00E36A81" w14:paraId="5132B76A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23CD6BB" w14:textId="77777777" w:rsidR="00E36A81" w:rsidRDefault="00000000">
            <w:r>
              <w:rPr>
                <w:sz w:val="19"/>
              </w:rPr>
              <w:t>IRSA for pods</w:t>
            </w:r>
          </w:p>
        </w:tc>
        <w:tc>
          <w:tcPr>
            <w:tcW w:w="4986" w:type="dxa"/>
          </w:tcPr>
          <w:p w14:paraId="2306A69E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Pods never hold AWS credentials; they exchange a projected K8s token for short-lived STS credentials</w:t>
            </w:r>
          </w:p>
        </w:tc>
      </w:tr>
      <w:tr w:rsidR="00E36A81" w14:paraId="1F655D18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1B34A4E" w14:textId="77777777" w:rsidR="00E36A81" w:rsidRDefault="00000000">
            <w:r>
              <w:rPr>
                <w:sz w:val="19"/>
              </w:rPr>
              <w:t>Secrets Manager (not ConfigMap)</w:t>
            </w:r>
          </w:p>
        </w:tc>
        <w:tc>
          <w:tcPr>
            <w:tcW w:w="4986" w:type="dxa"/>
          </w:tcPr>
          <w:p w14:paraId="76366248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DB passwords and JWT secret never live in Git or Kubernetes config; ESO syncs them at runtime</w:t>
            </w:r>
          </w:p>
        </w:tc>
      </w:tr>
      <w:tr w:rsidR="00E36A81" w14:paraId="4E068182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EB11BCB" w14:textId="77777777" w:rsidR="00E36A81" w:rsidRDefault="00000000">
            <w:r>
              <w:rPr>
                <w:sz w:val="19"/>
              </w:rPr>
              <w:t>ECR scan on push</w:t>
            </w:r>
          </w:p>
        </w:tc>
        <w:tc>
          <w:tcPr>
            <w:tcW w:w="4986" w:type="dxa"/>
          </w:tcPr>
          <w:p w14:paraId="3B83E575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Every image is automatically scanned for CVEs when pushed; results visible in ECR console</w:t>
            </w:r>
          </w:p>
        </w:tc>
      </w:tr>
      <w:tr w:rsidR="00E36A81" w14:paraId="00004C11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AA3476B" w14:textId="77777777" w:rsidR="00E36A81" w:rsidRDefault="00000000">
            <w:r>
              <w:rPr>
                <w:sz w:val="19"/>
              </w:rPr>
              <w:t>S3 state with versioning</w:t>
            </w:r>
          </w:p>
        </w:tc>
        <w:tc>
          <w:tcPr>
            <w:tcW w:w="4986" w:type="dxa"/>
          </w:tcPr>
          <w:p w14:paraId="14F7C2FE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Terraform state is versioned — accidental corruption can be rolled back</w:t>
            </w:r>
          </w:p>
        </w:tc>
      </w:tr>
    </w:tbl>
    <w:p w14:paraId="2672C7B9" w14:textId="77777777" w:rsidR="00E36A81" w:rsidRDefault="00000000">
      <w:r>
        <w:br w:type="page"/>
      </w:r>
    </w:p>
    <w:p w14:paraId="1C64C9BF" w14:textId="77777777" w:rsidR="00E36A81" w:rsidRDefault="00000000">
      <w:pPr>
        <w:pStyle w:val="Heading1"/>
      </w:pPr>
      <w:r>
        <w:rPr>
          <w:rFonts w:ascii="Calibri" w:hAnsi="Calibri"/>
          <w:color w:val="003366"/>
        </w:rPr>
        <w:t>2. Prerequisites</w:t>
      </w:r>
    </w:p>
    <w:p w14:paraId="619C54DD" w14:textId="77777777" w:rsidR="00E36A81" w:rsidRDefault="00000000">
      <w:r>
        <w:t>Ensure the following tools are installed on your local machine before starting.</w:t>
      </w:r>
    </w:p>
    <w:p w14:paraId="45709021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Required Tools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610"/>
        <w:gridCol w:w="2614"/>
        <w:gridCol w:w="4728"/>
      </w:tblGrid>
      <w:tr w:rsidR="00E36A81" w14:paraId="10DB2459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2E75B6"/>
          </w:tcPr>
          <w:p w14:paraId="0A5626C5" w14:textId="77777777" w:rsidR="00E36A81" w:rsidRDefault="00000000">
            <w:r>
              <w:rPr>
                <w:color w:val="FFFFFF"/>
                <w:sz w:val="20"/>
              </w:rPr>
              <w:t>Tool</w:t>
            </w:r>
          </w:p>
        </w:tc>
        <w:tc>
          <w:tcPr>
            <w:tcW w:w="3324" w:type="dxa"/>
            <w:shd w:val="clear" w:color="auto" w:fill="2E75B6"/>
          </w:tcPr>
          <w:p w14:paraId="261A12CF" w14:textId="77777777" w:rsidR="00E36A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Minimum Version</w:t>
            </w:r>
          </w:p>
        </w:tc>
        <w:tc>
          <w:tcPr>
            <w:tcW w:w="3324" w:type="dxa"/>
            <w:shd w:val="clear" w:color="auto" w:fill="2E75B6"/>
          </w:tcPr>
          <w:p w14:paraId="51504E5D" w14:textId="77777777" w:rsidR="00E36A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Install</w:t>
            </w:r>
          </w:p>
        </w:tc>
      </w:tr>
      <w:tr w:rsidR="00E36A81" w14:paraId="72878091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20E26A6" w14:textId="77777777" w:rsidR="00E36A81" w:rsidRDefault="00000000">
            <w:r>
              <w:rPr>
                <w:sz w:val="19"/>
              </w:rPr>
              <w:t>Terraform</w:t>
            </w:r>
          </w:p>
        </w:tc>
        <w:tc>
          <w:tcPr>
            <w:tcW w:w="3324" w:type="dxa"/>
          </w:tcPr>
          <w:p w14:paraId="33ED909D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1.10.0+</w:t>
            </w:r>
          </w:p>
        </w:tc>
        <w:tc>
          <w:tcPr>
            <w:tcW w:w="3324" w:type="dxa"/>
          </w:tcPr>
          <w:p w14:paraId="3BD19680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https://developer.hashicorp.com/terraform/install</w:t>
            </w:r>
          </w:p>
        </w:tc>
      </w:tr>
      <w:tr w:rsidR="00E36A81" w14:paraId="364B9F34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35C333C" w14:textId="77777777" w:rsidR="00E36A81" w:rsidRDefault="00000000">
            <w:r>
              <w:rPr>
                <w:sz w:val="19"/>
              </w:rPr>
              <w:t>AWS CLI</w:t>
            </w:r>
          </w:p>
        </w:tc>
        <w:tc>
          <w:tcPr>
            <w:tcW w:w="3324" w:type="dxa"/>
          </w:tcPr>
          <w:p w14:paraId="132668AE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2.x</w:t>
            </w:r>
          </w:p>
        </w:tc>
        <w:tc>
          <w:tcPr>
            <w:tcW w:w="3324" w:type="dxa"/>
          </w:tcPr>
          <w:p w14:paraId="438A938F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https://docs.aws.amazon.com/cli/latest/userguide/install-cliv2.html</w:t>
            </w:r>
          </w:p>
        </w:tc>
      </w:tr>
      <w:tr w:rsidR="00E36A81" w14:paraId="33024ADD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E2767F5" w14:textId="77777777" w:rsidR="00E36A81" w:rsidRDefault="00000000">
            <w:r>
              <w:rPr>
                <w:sz w:val="19"/>
              </w:rPr>
              <w:t>Git</w:t>
            </w:r>
          </w:p>
        </w:tc>
        <w:tc>
          <w:tcPr>
            <w:tcW w:w="3324" w:type="dxa"/>
          </w:tcPr>
          <w:p w14:paraId="18CBE238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2.x</w:t>
            </w:r>
          </w:p>
        </w:tc>
        <w:tc>
          <w:tcPr>
            <w:tcW w:w="3324" w:type="dxa"/>
          </w:tcPr>
          <w:p w14:paraId="60B24B5E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https://git-scm.com/downloads</w:t>
            </w:r>
          </w:p>
        </w:tc>
      </w:tr>
    </w:tbl>
    <w:p w14:paraId="79FEC178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Verify Installations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6B595A0B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3D5119D8" w14:textId="77777777" w:rsidR="00E36A81" w:rsidRDefault="00000000">
            <w:r>
              <w:rPr>
                <w:rFonts w:ascii="Consolas" w:hAnsi="Consolas"/>
                <w:sz w:val="18"/>
              </w:rPr>
              <w:t>terraform version</w:t>
            </w:r>
            <w:r>
              <w:rPr>
                <w:rFonts w:ascii="Consolas" w:hAnsi="Consolas"/>
                <w:sz w:val="18"/>
              </w:rPr>
              <w:br/>
              <w:t># Terraform v1.10.x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aws --version</w:t>
            </w:r>
            <w:r>
              <w:rPr>
                <w:rFonts w:ascii="Consolas" w:hAnsi="Consolas"/>
                <w:sz w:val="18"/>
              </w:rPr>
              <w:br/>
              <w:t># aws-cli/2.x.x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git --version</w:t>
            </w:r>
            <w:r>
              <w:rPr>
                <w:rFonts w:ascii="Consolas" w:hAnsi="Consolas"/>
                <w:sz w:val="18"/>
              </w:rPr>
              <w:br/>
              <w:t># git version 2.x.x</w:t>
            </w:r>
          </w:p>
        </w:tc>
      </w:tr>
    </w:tbl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00B8E451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5DE04B62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Terminal showing terraform version, aws --version, git --version outputs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501BB89D" w14:textId="77777777" w:rsidR="00E36A81" w:rsidRDefault="00E36A81"/>
    <w:p w14:paraId="528639EC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Required Access</w:t>
      </w:r>
    </w:p>
    <w:p w14:paraId="026904B4" w14:textId="77777777" w:rsidR="00E36A81" w:rsidRDefault="00000000">
      <w:pPr>
        <w:pStyle w:val="ListBullet"/>
      </w:pPr>
      <w:r>
        <w:t>An AWS account with administrator access (or sufficient permissions — see Step 1)</w:t>
      </w:r>
    </w:p>
    <w:p w14:paraId="11E62B6F" w14:textId="77777777" w:rsidR="00E36A81" w:rsidRDefault="00000000">
      <w:pPr>
        <w:pStyle w:val="ListBullet"/>
      </w:pPr>
      <w:r>
        <w:t>A GitHub account</w:t>
      </w:r>
    </w:p>
    <w:p w14:paraId="461D0416" w14:textId="77777777" w:rsidR="00E36A81" w:rsidRDefault="00000000">
      <w:pPr>
        <w:pStyle w:val="ListBullet"/>
      </w:pPr>
      <w:r>
        <w:t>The zen-infra repository forked to your GitHub account</w:t>
      </w:r>
    </w:p>
    <w:p w14:paraId="6232AAC3" w14:textId="77777777" w:rsidR="00E36A81" w:rsidRDefault="00000000">
      <w:r>
        <w:br w:type="page"/>
      </w:r>
    </w:p>
    <w:p w14:paraId="4CCDF4D3" w14:textId="77777777" w:rsidR="00E36A81" w:rsidRDefault="00000000">
      <w:pPr>
        <w:pStyle w:val="Heading1"/>
      </w:pPr>
      <w:r>
        <w:rPr>
          <w:rFonts w:ascii="Calibri" w:hAnsi="Calibri"/>
          <w:color w:val="003366"/>
        </w:rPr>
        <w:t>3. Repository Structure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79467295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14361168" w14:textId="77777777" w:rsidR="00E36A81" w:rsidRDefault="00000000">
            <w:r>
              <w:rPr>
                <w:rFonts w:ascii="Consolas" w:hAnsi="Consolas"/>
                <w:sz w:val="18"/>
              </w:rPr>
              <w:t>zen-infra/</w:t>
            </w:r>
            <w:r>
              <w:rPr>
                <w:rFonts w:ascii="Consolas" w:hAnsi="Consolas"/>
                <w:sz w:val="18"/>
              </w:rPr>
              <w:br/>
              <w:t>├── .github/</w:t>
            </w:r>
            <w:r>
              <w:rPr>
                <w:rFonts w:ascii="Consolas" w:hAnsi="Consolas"/>
                <w:sz w:val="18"/>
              </w:rPr>
              <w:br/>
              <w:t>│   ├── dependabot.yml                    # Automated dependency update config</w:t>
            </w:r>
            <w:r>
              <w:rPr>
                <w:rFonts w:ascii="Consolas" w:hAnsi="Consolas"/>
                <w:sz w:val="18"/>
              </w:rPr>
              <w:br/>
              <w:t>│   └── workflows/</w:t>
            </w:r>
            <w:r>
              <w:rPr>
                <w:rFonts w:ascii="Consolas" w:hAnsi="Consolas"/>
                <w:sz w:val="18"/>
              </w:rPr>
              <w:br/>
              <w:t>│       └── terraform.yml                 # CI/CD pipeline — plan + apply + destroy</w:t>
            </w:r>
            <w:r>
              <w:rPr>
                <w:rFonts w:ascii="Consolas" w:hAnsi="Consolas"/>
                <w:sz w:val="18"/>
              </w:rPr>
              <w:br/>
              <w:t>│</w:t>
            </w:r>
            <w:r>
              <w:rPr>
                <w:rFonts w:ascii="Consolas" w:hAnsi="Consolas"/>
                <w:sz w:val="18"/>
              </w:rPr>
              <w:br/>
              <w:t>├── envs/</w:t>
            </w:r>
            <w:r>
              <w:rPr>
                <w:rFonts w:ascii="Consolas" w:hAnsi="Consolas"/>
                <w:sz w:val="18"/>
              </w:rPr>
              <w:br/>
              <w:t>│   ├── dev/</w:t>
            </w:r>
            <w:r>
              <w:rPr>
                <w:rFonts w:ascii="Consolas" w:hAnsi="Consolas"/>
                <w:sz w:val="18"/>
              </w:rPr>
              <w:br/>
              <w:t>│   │   ├── backend.tf                    # S3 remote state config for dev</w:t>
            </w:r>
            <w:r>
              <w:rPr>
                <w:rFonts w:ascii="Consolas" w:hAnsi="Consolas"/>
                <w:sz w:val="18"/>
              </w:rPr>
              <w:br/>
              <w:t>│   │   ├── providers.tf                  # AWS, Kubernetes, TLS provider config</w:t>
            </w:r>
            <w:r>
              <w:rPr>
                <w:rFonts w:ascii="Consolas" w:hAnsi="Consolas"/>
                <w:sz w:val="18"/>
              </w:rPr>
              <w:br/>
              <w:t>│   │   ├── main.tf                       # Module calls with dev-specific values</w:t>
            </w:r>
            <w:r>
              <w:rPr>
                <w:rFonts w:ascii="Consolas" w:hAnsi="Consolas"/>
                <w:sz w:val="18"/>
              </w:rPr>
              <w:br/>
              <w:t>│   │   ├── variables.tf                  # Input variable declarations</w:t>
            </w:r>
            <w:r>
              <w:rPr>
                <w:rFonts w:ascii="Consolas" w:hAnsi="Consolas"/>
                <w:sz w:val="18"/>
              </w:rPr>
              <w:br/>
              <w:t>│   │   └── outputs.tf                    # Output values (cluster name, RDS endpoint)</w:t>
            </w:r>
            <w:r>
              <w:rPr>
                <w:rFonts w:ascii="Consolas" w:hAnsi="Consolas"/>
                <w:sz w:val="18"/>
              </w:rPr>
              <w:br/>
              <w:t>│   ├── qa/                               # QA environment (structure mirrors dev)</w:t>
            </w:r>
            <w:r>
              <w:rPr>
                <w:rFonts w:ascii="Consolas" w:hAnsi="Consolas"/>
                <w:sz w:val="18"/>
              </w:rPr>
              <w:br/>
              <w:t>│   └── prod/                             # Prod environment (structure mirrors dev)</w:t>
            </w:r>
            <w:r>
              <w:rPr>
                <w:rFonts w:ascii="Consolas" w:hAnsi="Consolas"/>
                <w:sz w:val="18"/>
              </w:rPr>
              <w:br/>
              <w:t>│</w:t>
            </w:r>
            <w:r>
              <w:rPr>
                <w:rFonts w:ascii="Consolas" w:hAnsi="Consolas"/>
                <w:sz w:val="18"/>
              </w:rPr>
              <w:br/>
              <w:t>└── modules/</w:t>
            </w:r>
            <w:r>
              <w:rPr>
                <w:rFonts w:ascii="Consolas" w:hAnsi="Consolas"/>
                <w:sz w:val="18"/>
              </w:rPr>
              <w:br/>
              <w:t xml:space="preserve">    ├── vpc/                              # VPC, subnets, IGW, NAT Gateway, route tables</w:t>
            </w:r>
            <w:r>
              <w:rPr>
                <w:rFonts w:ascii="Consolas" w:hAnsi="Consolas"/>
                <w:sz w:val="18"/>
              </w:rPr>
              <w:br/>
              <w:t xml:space="preserve">    ├── eks/                              # EKS cluster, node group, OIDC provider</w:t>
            </w:r>
            <w:r>
              <w:rPr>
                <w:rFonts w:ascii="Consolas" w:hAnsi="Consolas"/>
                <w:sz w:val="18"/>
              </w:rPr>
              <w:br/>
              <w:t xml:space="preserve">    ├── rds/                              # RDS PostgreSQL, subnet group, security group</w:t>
            </w:r>
            <w:r>
              <w:rPr>
                <w:rFonts w:ascii="Consolas" w:hAnsi="Consolas"/>
                <w:sz w:val="18"/>
              </w:rPr>
              <w:br/>
              <w:t xml:space="preserve">    ├── ecr/                              # ECR repositories and lifecycle policies</w:t>
            </w:r>
            <w:r>
              <w:rPr>
                <w:rFonts w:ascii="Consolas" w:hAnsi="Consolas"/>
                <w:sz w:val="18"/>
              </w:rPr>
              <w:br/>
              <w:t xml:space="preserve">    ├── iam/                              # GitHub Actions OIDC role and policy</w:t>
            </w:r>
            <w:r>
              <w:rPr>
                <w:rFonts w:ascii="Consolas" w:hAnsi="Consolas"/>
                <w:sz w:val="18"/>
              </w:rPr>
              <w:br/>
              <w:t xml:space="preserve">    └── secrets-manager/                  # Secrets Manager secrets for app credentials</w:t>
            </w:r>
          </w:p>
        </w:tc>
      </w:tr>
    </w:tbl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7D39DC20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1EA6B9FD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VS Code / GitHub repo view showing the full zen-infra folder structure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2FBEA0D3" w14:textId="77777777" w:rsidR="00E36A81" w:rsidRDefault="00E36A81"/>
    <w:p w14:paraId="3F2C9964" w14:textId="77777777" w:rsidR="00E36A81" w:rsidRDefault="00000000">
      <w:r>
        <w:rPr>
          <w:b/>
        </w:rPr>
        <w:t>Key design decisions:</w:t>
      </w:r>
    </w:p>
    <w:p w14:paraId="2D0569E5" w14:textId="77777777" w:rsidR="00E36A81" w:rsidRDefault="00000000">
      <w:pPr>
        <w:pStyle w:val="ListBullet"/>
      </w:pPr>
      <w:r>
        <w:t>Directory-per-environment (envs/dev, envs/qa, envs/prod) — complete isolation, separate state files, different resource sizing per environment</w:t>
      </w:r>
    </w:p>
    <w:p w14:paraId="43BC447E" w14:textId="77777777" w:rsidR="00E36A81" w:rsidRDefault="00000000">
      <w:pPr>
        <w:pStyle w:val="ListBullet"/>
      </w:pPr>
      <w:r>
        <w:t>Shared modules — all environments call the same modules with different input values</w:t>
      </w:r>
    </w:p>
    <w:p w14:paraId="289C687F" w14:textId="77777777" w:rsidR="00E36A81" w:rsidRDefault="00000000">
      <w:pPr>
        <w:pStyle w:val="ListBullet"/>
      </w:pPr>
      <w:r>
        <w:t>No terraform.tfvars — secrets are never stored on disk, passed at runtime from GitHub Secrets</w:t>
      </w:r>
    </w:p>
    <w:p w14:paraId="136197FF" w14:textId="77777777" w:rsidR="00E36A81" w:rsidRDefault="00000000">
      <w:r>
        <w:br w:type="page"/>
      </w:r>
    </w:p>
    <w:p w14:paraId="2210CC88" w14:textId="77777777" w:rsidR="00E36A81" w:rsidRDefault="00000000">
      <w:pPr>
        <w:pStyle w:val="Heading1"/>
      </w:pPr>
      <w:r>
        <w:rPr>
          <w:rFonts w:ascii="Calibri" w:hAnsi="Calibri"/>
          <w:color w:val="003366"/>
        </w:rPr>
        <w:t>4. Step 1 — AWS Account Setup</w:t>
      </w:r>
    </w:p>
    <w:p w14:paraId="79834E67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4.1 Create an IAM User for Terraform (if not using OIDC)</w:t>
      </w:r>
    </w:p>
    <w:p w14:paraId="3D63ACD2" w14:textId="77777777" w:rsidR="00E36A81" w:rsidRDefault="00000000">
      <w:r>
        <w:t>For the initial bootstrap (before OIDC is set up via Terraform), you need an IAM user with programmatic access.</w:t>
      </w:r>
    </w:p>
    <w:p w14:paraId="33E9C13E" w14:textId="77777777" w:rsidR="00E36A81" w:rsidRDefault="00000000">
      <w:r>
        <w:t>Go to AWS Console → IAM → Users → Create user:</w:t>
      </w:r>
    </w:p>
    <w:p w14:paraId="29A72FE8" w14:textId="77777777" w:rsidR="00E36A81" w:rsidRDefault="00000000">
      <w:pPr>
        <w:pStyle w:val="ListBullet"/>
      </w:pPr>
      <w:r>
        <w:t>Username: terraform-ci</w:t>
      </w:r>
    </w:p>
    <w:p w14:paraId="0DE59C98" w14:textId="77777777" w:rsidR="00E36A81" w:rsidRDefault="00000000">
      <w:pPr>
        <w:pStyle w:val="ListBullet"/>
      </w:pPr>
      <w:r>
        <w:t>Access type: Programmatic access</w:t>
      </w:r>
    </w:p>
    <w:p w14:paraId="3CB5275F" w14:textId="77777777" w:rsidR="00E36A81" w:rsidRDefault="00000000">
      <w:pPr>
        <w:pStyle w:val="ListBullet"/>
      </w:pPr>
      <w:r>
        <w:t>Permissions: Attach the following managed policies:</w:t>
      </w:r>
    </w:p>
    <w:p w14:paraId="0CB42B2D" w14:textId="77777777" w:rsidR="00E36A81" w:rsidRDefault="00000000">
      <w:pPr>
        <w:pStyle w:val="ListBullet"/>
        <w:ind w:left="720"/>
      </w:pPr>
      <w:r>
        <w:t>AdministratorAccess (simplest for learning — scope down in production)</w:t>
      </w:r>
    </w:p>
    <w:p w14:paraId="76E911A5" w14:textId="77777777" w:rsidR="00E36A81" w:rsidRDefault="00000000">
      <w:r>
        <w:t>Save the Access Key ID and Secret Access Key — you will need these in Step 5.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2DB2166A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6656DEE6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IAM → Users → terraform-ci → Security credentials tab showing access key created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2412B9D3" w14:textId="77777777" w:rsidR="00E36A81" w:rsidRDefault="00E36A81"/>
    <w:p w14:paraId="7D6F9AE8" w14:textId="77777777" w:rsidR="00E36A81" w:rsidRDefault="00000000">
      <w:r>
        <w:rPr>
          <w:i/>
        </w:rPr>
        <w:t>Note for production: Scope IAM permissions to only what Terraform needs — EC2, EKS, RDS, ECR, IAM, Secrets Manager, S3, VPC.</w:t>
      </w:r>
    </w:p>
    <w:p w14:paraId="3D96AC85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4.2 Configure AWS CLI Locally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3DD81C84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58653611" w14:textId="77777777" w:rsidR="00E36A81" w:rsidRDefault="00000000">
            <w:r>
              <w:rPr>
                <w:rFonts w:ascii="Consolas" w:hAnsi="Consolas"/>
                <w:sz w:val="18"/>
              </w:rPr>
              <w:t>aws configure</w:t>
            </w:r>
            <w:r>
              <w:rPr>
                <w:rFonts w:ascii="Consolas" w:hAnsi="Consolas"/>
                <w:sz w:val="18"/>
              </w:rPr>
              <w:br/>
              <w:t># AWS Access Key ID: &lt;your-access-key-id&gt;</w:t>
            </w:r>
            <w:r>
              <w:rPr>
                <w:rFonts w:ascii="Consolas" w:hAnsi="Consolas"/>
                <w:sz w:val="18"/>
              </w:rPr>
              <w:br/>
              <w:t># AWS Secret Access Key: &lt;your-secret-access-key&gt;</w:t>
            </w:r>
            <w:r>
              <w:rPr>
                <w:rFonts w:ascii="Consolas" w:hAnsi="Consolas"/>
                <w:sz w:val="18"/>
              </w:rPr>
              <w:br/>
              <w:t># Default region name: us-east-1</w:t>
            </w:r>
            <w:r>
              <w:rPr>
                <w:rFonts w:ascii="Consolas" w:hAnsi="Consolas"/>
                <w:sz w:val="18"/>
              </w:rPr>
              <w:br/>
              <w:t># Default output format: json</w:t>
            </w:r>
          </w:p>
        </w:tc>
      </w:tr>
    </w:tbl>
    <w:p w14:paraId="26CAD4D6" w14:textId="77777777" w:rsidR="00E36A81" w:rsidRDefault="00000000">
      <w:r>
        <w:t>Verify it works: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044EE1FD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4E53EA43" w14:textId="77777777" w:rsidR="00E36A81" w:rsidRDefault="00000000">
            <w:r>
              <w:rPr>
                <w:rFonts w:ascii="Consolas" w:hAnsi="Consolas"/>
                <w:sz w:val="18"/>
              </w:rPr>
              <w:t>aws sts get-caller-identity</w:t>
            </w:r>
            <w:r>
              <w:rPr>
                <w:rFonts w:ascii="Consolas" w:hAnsi="Consolas"/>
                <w:sz w:val="18"/>
              </w:rPr>
              <w:br/>
              <w:t># Should return your account ID, user ARN, and user ID</w:t>
            </w:r>
          </w:p>
        </w:tc>
      </w:tr>
    </w:tbl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7AA2131C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61404BA0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Terminal output of aws sts get-caller-identity with account ID and user ARN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36C41F25" w14:textId="77777777" w:rsidR="00E36A81" w:rsidRDefault="00E36A81"/>
    <w:p w14:paraId="1CEB9F97" w14:textId="77777777" w:rsidR="00E36A81" w:rsidRDefault="00000000">
      <w:r>
        <w:br w:type="page"/>
      </w:r>
    </w:p>
    <w:p w14:paraId="165632D5" w14:textId="77777777" w:rsidR="00E36A81" w:rsidRDefault="00000000">
      <w:pPr>
        <w:pStyle w:val="Heading1"/>
      </w:pPr>
      <w:r>
        <w:rPr>
          <w:rFonts w:ascii="Calibri" w:hAnsi="Calibri"/>
          <w:color w:val="003366"/>
        </w:rPr>
        <w:t>5. Step 2 — S3 State Backend Setup</w:t>
      </w:r>
    </w:p>
    <w:p w14:paraId="03E8DA18" w14:textId="77777777" w:rsidR="00E36A81" w:rsidRDefault="00000000">
      <w:r>
        <w:t>Terraform requires an S3 bucket to store its state file. This bucket must exist before running Terraform. Create it manually — you only do this once.</w:t>
      </w:r>
    </w:p>
    <w:p w14:paraId="17036D7D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5.1 Create the S3 Bucket</w:t>
      </w:r>
    </w:p>
    <w:p w14:paraId="798C12AC" w14:textId="77777777" w:rsidR="00E36A81" w:rsidRDefault="00000000">
      <w:r>
        <w:t>Replace YOUR-GITHUB-USERNAME with your actual GitHub username to make the bucket name unique.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7F91E582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0DB54E84" w14:textId="77777777" w:rsidR="00E36A81" w:rsidRDefault="00000000">
            <w:r>
              <w:rPr>
                <w:rFonts w:ascii="Consolas" w:hAnsi="Consolas"/>
                <w:sz w:val="18"/>
              </w:rPr>
              <w:t># Create the bucket</w:t>
            </w:r>
            <w:r>
              <w:rPr>
                <w:rFonts w:ascii="Consolas" w:hAnsi="Consolas"/>
                <w:sz w:val="18"/>
              </w:rPr>
              <w:br/>
              <w:t>aws s3api create-bucket \</w:t>
            </w:r>
            <w:r>
              <w:rPr>
                <w:rFonts w:ascii="Consolas" w:hAnsi="Consolas"/>
                <w:sz w:val="18"/>
              </w:rPr>
              <w:br/>
              <w:t xml:space="preserve">  --bucket zen-pharma-terraform-state-YOUR-GITHUB-USERNAME \</w:t>
            </w:r>
            <w:r>
              <w:rPr>
                <w:rFonts w:ascii="Consolas" w:hAnsi="Consolas"/>
                <w:sz w:val="18"/>
              </w:rPr>
              <w:br/>
              <w:t xml:space="preserve">  --region us-east-1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Enable versioning (allows state rollback)</w:t>
            </w:r>
            <w:r>
              <w:rPr>
                <w:rFonts w:ascii="Consolas" w:hAnsi="Consolas"/>
                <w:sz w:val="18"/>
              </w:rPr>
              <w:br/>
              <w:t>aws s3api put-bucket-versioning \</w:t>
            </w:r>
            <w:r>
              <w:rPr>
                <w:rFonts w:ascii="Consolas" w:hAnsi="Consolas"/>
                <w:sz w:val="18"/>
              </w:rPr>
              <w:br/>
              <w:t xml:space="preserve">  --bucket zen-pharma-terraform-state-YOUR-GITHUB-USERNAME \</w:t>
            </w:r>
            <w:r>
              <w:rPr>
                <w:rFonts w:ascii="Consolas" w:hAnsi="Consolas"/>
                <w:sz w:val="18"/>
              </w:rPr>
              <w:br/>
              <w:t xml:space="preserve">  --versioning-configuration Status=Enabled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Enable encryption</w:t>
            </w:r>
            <w:r>
              <w:rPr>
                <w:rFonts w:ascii="Consolas" w:hAnsi="Consolas"/>
                <w:sz w:val="18"/>
              </w:rPr>
              <w:br/>
              <w:t>aws s3api put-bucket-encryption \</w:t>
            </w:r>
            <w:r>
              <w:rPr>
                <w:rFonts w:ascii="Consolas" w:hAnsi="Consolas"/>
                <w:sz w:val="18"/>
              </w:rPr>
              <w:br/>
              <w:t xml:space="preserve">  --bucket zen-pharma-terraform-state-YOUR-GITHUB-USERNAME \</w:t>
            </w:r>
            <w:r>
              <w:rPr>
                <w:rFonts w:ascii="Consolas" w:hAnsi="Consolas"/>
                <w:sz w:val="18"/>
              </w:rPr>
              <w:br/>
              <w:t xml:space="preserve">  --server-side-encryption-configuration '{</w:t>
            </w:r>
            <w:r>
              <w:rPr>
                <w:rFonts w:ascii="Consolas" w:hAnsi="Consolas"/>
                <w:sz w:val="18"/>
              </w:rPr>
              <w:br/>
              <w:t xml:space="preserve">    "Rules": [{</w:t>
            </w:r>
            <w:r>
              <w:rPr>
                <w:rFonts w:ascii="Consolas" w:hAnsi="Consolas"/>
                <w:sz w:val="18"/>
              </w:rPr>
              <w:br/>
              <w:t xml:space="preserve">      "ApplyServerSideEncryptionByDefault": {</w:t>
            </w:r>
            <w:r>
              <w:rPr>
                <w:rFonts w:ascii="Consolas" w:hAnsi="Consolas"/>
                <w:sz w:val="18"/>
              </w:rPr>
              <w:br/>
              <w:t xml:space="preserve">        "SSEAlgorithm": "AES256"</w:t>
            </w:r>
            <w:r>
              <w:rPr>
                <w:rFonts w:ascii="Consolas" w:hAnsi="Consolas"/>
                <w:sz w:val="18"/>
              </w:rPr>
              <w:br/>
              <w:t xml:space="preserve">      }</w:t>
            </w:r>
            <w:r>
              <w:rPr>
                <w:rFonts w:ascii="Consolas" w:hAnsi="Consolas"/>
                <w:sz w:val="18"/>
              </w:rPr>
              <w:br/>
              <w:t xml:space="preserve">    }]</w:t>
            </w:r>
            <w:r>
              <w:rPr>
                <w:rFonts w:ascii="Consolas" w:hAnsi="Consolas"/>
                <w:sz w:val="18"/>
              </w:rPr>
              <w:br/>
              <w:t xml:space="preserve">  }'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Block all public access</w:t>
            </w:r>
            <w:r>
              <w:rPr>
                <w:rFonts w:ascii="Consolas" w:hAnsi="Consolas"/>
                <w:sz w:val="18"/>
              </w:rPr>
              <w:br/>
              <w:t>aws s3api put-public-access-block \</w:t>
            </w:r>
            <w:r>
              <w:rPr>
                <w:rFonts w:ascii="Consolas" w:hAnsi="Consolas"/>
                <w:sz w:val="18"/>
              </w:rPr>
              <w:br/>
              <w:t xml:space="preserve">  --bucket zen-pharma-terraform-state-YOUR-GITHUB-USERNAME \</w:t>
            </w:r>
            <w:r>
              <w:rPr>
                <w:rFonts w:ascii="Consolas" w:hAnsi="Consolas"/>
                <w:sz w:val="18"/>
              </w:rPr>
              <w:br/>
              <w:t xml:space="preserve">  --public-access-block-configuration \</w:t>
            </w:r>
            <w:r>
              <w:rPr>
                <w:rFonts w:ascii="Consolas" w:hAnsi="Consolas"/>
                <w:sz w:val="18"/>
              </w:rPr>
              <w:br/>
              <w:t xml:space="preserve">    "BlockPublicAcls=true,IgnorePublicAcls=true,BlockPublicPolicy=true,RestrictPublicBuckets=true"</w:t>
            </w:r>
          </w:p>
        </w:tc>
      </w:tr>
    </w:tbl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7FB90D16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1B1E97FA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S3 console showing the new state bucket with versioning + encryption + public-access-block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7937F8D4" w14:textId="77777777" w:rsidR="00E36A81" w:rsidRDefault="00E36A81"/>
    <w:p w14:paraId="7351D652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5.2 Verify the Bucket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54EA67D9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25980AFE" w14:textId="77777777" w:rsidR="00E36A81" w:rsidRDefault="00000000">
            <w:r>
              <w:rPr>
                <w:rFonts w:ascii="Consolas" w:hAnsi="Consolas"/>
                <w:sz w:val="18"/>
              </w:rPr>
              <w:t>aws s3 ls s3://zen-pharma-terraform-state-YOUR-GITHUB-USERNAME</w:t>
            </w:r>
            <w:r>
              <w:rPr>
                <w:rFonts w:ascii="Consolas" w:hAnsi="Consolas"/>
                <w:sz w:val="18"/>
              </w:rPr>
              <w:br/>
              <w:t># Should return empty (no error)</w:t>
            </w:r>
          </w:p>
        </w:tc>
      </w:tr>
    </w:tbl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48F0C590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3F9EC4CD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Terminal showing empty s3 ls output for the state bucket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57D7FE07" w14:textId="77777777" w:rsidR="00E36A81" w:rsidRDefault="00E36A81"/>
    <w:p w14:paraId="14392EC8" w14:textId="77777777" w:rsidR="00E36A81" w:rsidRDefault="00000000">
      <w:r>
        <w:br w:type="page"/>
      </w:r>
    </w:p>
    <w:p w14:paraId="70C47922" w14:textId="77777777" w:rsidR="00E36A81" w:rsidRDefault="00000000">
      <w:pPr>
        <w:pStyle w:val="Heading1"/>
      </w:pPr>
      <w:r>
        <w:rPr>
          <w:rFonts w:ascii="Calibri" w:hAnsi="Calibri"/>
          <w:color w:val="003366"/>
        </w:rPr>
        <w:t>6. Step 3 — Fork and Configure the Repository</w:t>
      </w:r>
    </w:p>
    <w:p w14:paraId="3C67FC52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6.1 Fork the Repository</w:t>
      </w:r>
    </w:p>
    <w:p w14:paraId="7C47B013" w14:textId="77777777" w:rsidR="00E36A81" w:rsidRDefault="00000000">
      <w:pPr>
        <w:pStyle w:val="ListNumber"/>
      </w:pPr>
      <w:r>
        <w:t>Go to github.com/your-github-username/zen-infra</w:t>
      </w:r>
    </w:p>
    <w:p w14:paraId="653AC462" w14:textId="77777777" w:rsidR="00E36A81" w:rsidRDefault="00000000">
      <w:pPr>
        <w:pStyle w:val="ListNumber"/>
      </w:pPr>
      <w:r>
        <w:t>Click Fork (top right)</w:t>
      </w:r>
    </w:p>
    <w:p w14:paraId="1A8CCAA1" w14:textId="77777777" w:rsidR="00E36A81" w:rsidRDefault="00000000">
      <w:pPr>
        <w:pStyle w:val="ListNumber"/>
      </w:pPr>
      <w:r>
        <w:t>Select your account as the destination</w:t>
      </w:r>
    </w:p>
    <w:p w14:paraId="264652F7" w14:textId="77777777" w:rsidR="00E36A81" w:rsidRDefault="00000000">
      <w:pPr>
        <w:pStyle w:val="ListNumber"/>
      </w:pPr>
      <w:r>
        <w:t>Clone your fork locally: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03875A80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72E9845A" w14:textId="77777777" w:rsidR="00E36A81" w:rsidRDefault="00000000">
            <w:r>
              <w:rPr>
                <w:rFonts w:ascii="Consolas" w:hAnsi="Consolas"/>
                <w:sz w:val="18"/>
              </w:rPr>
              <w:t>git clone https://github.com/YOUR-GITHUB-USERNAME/zen-infra.git</w:t>
            </w:r>
            <w:r>
              <w:rPr>
                <w:rFonts w:ascii="Consolas" w:hAnsi="Consolas"/>
                <w:sz w:val="18"/>
              </w:rPr>
              <w:br/>
              <w:t>cd zen-infra</w:t>
            </w:r>
          </w:p>
        </w:tc>
      </w:tr>
    </w:tbl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06E25228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7AA77FE4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GitHub fork confirmation page showing zen-infra forked to your account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3376739E" w14:textId="77777777" w:rsidR="00E36A81" w:rsidRDefault="00E36A81"/>
    <w:p w14:paraId="623E38E2" w14:textId="77777777" w:rsidR="00E36A81" w:rsidRDefault="00000000">
      <w:r>
        <w:br w:type="page"/>
      </w:r>
    </w:p>
    <w:p w14:paraId="081910B2" w14:textId="77777777" w:rsidR="00E36A81" w:rsidRDefault="00000000">
      <w:pPr>
        <w:pStyle w:val="Heading1"/>
      </w:pPr>
      <w:r>
        <w:rPr>
          <w:rFonts w:ascii="Calibri" w:hAnsi="Calibri"/>
          <w:color w:val="003366"/>
        </w:rPr>
        <w:t>7. Step 4 — Update Configuration for Your Account</w:t>
      </w:r>
    </w:p>
    <w:p w14:paraId="44A220EE" w14:textId="77777777" w:rsidR="00E36A81" w:rsidRDefault="00000000">
      <w:r>
        <w:t>You need to update four files to point to your S3 bucket and GitHub username.</w:t>
      </w:r>
    </w:p>
    <w:p w14:paraId="1AD62101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7.1 Update Backend Configuration</w:t>
      </w:r>
    </w:p>
    <w:p w14:paraId="23BCF556" w14:textId="77777777" w:rsidR="00E36A81" w:rsidRDefault="00000000">
      <w:r>
        <w:t>Update the bucket name in all three environment backend files.</w:t>
      </w:r>
    </w:p>
    <w:p w14:paraId="231CB325" w14:textId="77777777" w:rsidR="00E36A81" w:rsidRDefault="00000000">
      <w:r>
        <w:rPr>
          <w:b/>
        </w:rPr>
        <w:t>envs/dev/backend.tf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763DE853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1F11502F" w14:textId="77777777" w:rsidR="00E36A81" w:rsidRDefault="00000000">
            <w:r>
              <w:rPr>
                <w:rFonts w:ascii="Consolas" w:hAnsi="Consolas"/>
                <w:sz w:val="18"/>
              </w:rPr>
              <w:t>terraform {</w:t>
            </w:r>
            <w:r>
              <w:rPr>
                <w:rFonts w:ascii="Consolas" w:hAnsi="Consolas"/>
                <w:sz w:val="18"/>
              </w:rPr>
              <w:br/>
              <w:t xml:space="preserve">  backend "s3" {</w:t>
            </w:r>
            <w:r>
              <w:rPr>
                <w:rFonts w:ascii="Consolas" w:hAnsi="Consolas"/>
                <w:sz w:val="18"/>
              </w:rPr>
              <w:br/>
              <w:t xml:space="preserve">    bucket       = "zen-pharma-terraform-state-YOUR-GITHUB-USERNAME"</w:t>
            </w:r>
            <w:r>
              <w:rPr>
                <w:rFonts w:ascii="Consolas" w:hAnsi="Consolas"/>
                <w:sz w:val="18"/>
              </w:rPr>
              <w:br/>
              <w:t xml:space="preserve">    key          = "envs/dev/terraform.tfstate"</w:t>
            </w:r>
            <w:r>
              <w:rPr>
                <w:rFonts w:ascii="Consolas" w:hAnsi="Consolas"/>
                <w:sz w:val="18"/>
              </w:rPr>
              <w:br/>
              <w:t xml:space="preserve">    region       = "us-east-1"</w:t>
            </w:r>
            <w:r>
              <w:rPr>
                <w:rFonts w:ascii="Consolas" w:hAnsi="Consolas"/>
                <w:sz w:val="18"/>
              </w:rPr>
              <w:br/>
              <w:t xml:space="preserve">    encrypt      = true</w:t>
            </w:r>
            <w:r>
              <w:rPr>
                <w:rFonts w:ascii="Consolas" w:hAnsi="Consolas"/>
                <w:sz w:val="18"/>
              </w:rPr>
              <w:br/>
              <w:t xml:space="preserve">    use_lockfile = true</w:t>
            </w:r>
            <w:r>
              <w:rPr>
                <w:rFonts w:ascii="Consolas" w:hAnsi="Consolas"/>
                <w:sz w:val="18"/>
              </w:rPr>
              <w:br/>
              <w:t xml:space="preserve">  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40069C68" w14:textId="77777777" w:rsidR="00E36A81" w:rsidRDefault="00000000">
      <w:r>
        <w:t>envs/qa/backend.tf — same change, key stays envs/qa/terraform.tfstate</w:t>
      </w:r>
    </w:p>
    <w:p w14:paraId="58AB1D1E" w14:textId="77777777" w:rsidR="00E36A81" w:rsidRDefault="00000000">
      <w:r>
        <w:t>envs/prod/backend.tf — same change, key stays envs/prod/terraform.tfstate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1BB2E588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3788F1D9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VS Code showing envs/dev/backend.tf with the new bucket name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391C41C3" w14:textId="77777777" w:rsidR="00E36A81" w:rsidRDefault="00E36A81"/>
    <w:p w14:paraId="0C13A7E4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7.2 Update GitHub Organisation Variable</w:t>
      </w:r>
    </w:p>
    <w:p w14:paraId="691C8555" w14:textId="77777777" w:rsidR="00E36A81" w:rsidRDefault="00000000">
      <w:r>
        <w:t>In envs/dev/variables.tf, update the default value for github_org: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113904EA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0633EDDE" w14:textId="77777777" w:rsidR="00E36A81" w:rsidRDefault="00000000">
            <w:r>
              <w:rPr>
                <w:rFonts w:ascii="Consolas" w:hAnsi="Consolas"/>
                <w:sz w:val="18"/>
              </w:rPr>
              <w:t>variable "github_org" {</w:t>
            </w:r>
            <w:r>
              <w:rPr>
                <w:rFonts w:ascii="Consolas" w:hAnsi="Consolas"/>
                <w:sz w:val="18"/>
              </w:rPr>
              <w:br/>
              <w:t xml:space="preserve">  description = "GitHub username or organization"</w:t>
            </w:r>
            <w:r>
              <w:rPr>
                <w:rFonts w:ascii="Consolas" w:hAnsi="Consolas"/>
                <w:sz w:val="18"/>
              </w:rPr>
              <w:br/>
              <w:t xml:space="preserve">  type        = string</w:t>
            </w:r>
            <w:r>
              <w:rPr>
                <w:rFonts w:ascii="Consolas" w:hAnsi="Consolas"/>
                <w:sz w:val="18"/>
              </w:rPr>
              <w:br/>
              <w:t xml:space="preserve">  default     = "YOUR-GITHUB-USERNAME"   # ← change this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537E3F60" w14:textId="77777777" w:rsidR="00E36A81" w:rsidRDefault="00000000">
      <w:r>
        <w:t>Do the same in envs/qa/variables.tf and envs/prod/variables.tf.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4574802D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2D5232D2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VS Code showing envs/dev/variables.tf with the updated default value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216608AE" w14:textId="77777777" w:rsidR="00E36A81" w:rsidRDefault="00E36A81"/>
    <w:p w14:paraId="6267B5E1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7.3 Update the GitHub Actions Workflow</w:t>
      </w:r>
    </w:p>
    <w:p w14:paraId="3FB95B32" w14:textId="77777777" w:rsidR="00E36A81" w:rsidRDefault="00000000">
      <w:r>
        <w:t>In .github/workflows/terraform.yml, update the github_org value: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3A5B3881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44EC5A91" w14:textId="77777777" w:rsidR="00E36A81" w:rsidRDefault="00000000">
            <w:r>
              <w:rPr>
                <w:rFonts w:ascii="Consolas" w:hAnsi="Consolas"/>
                <w:sz w:val="18"/>
              </w:rPr>
              <w:t>- name: Terraform Plan</w:t>
            </w:r>
            <w:r>
              <w:rPr>
                <w:rFonts w:ascii="Consolas" w:hAnsi="Consolas"/>
                <w:sz w:val="18"/>
              </w:rPr>
              <w:br/>
              <w:t xml:space="preserve">  run: |</w:t>
            </w:r>
            <w:r>
              <w:rPr>
                <w:rFonts w:ascii="Consolas" w:hAnsi="Consolas"/>
                <w:sz w:val="18"/>
              </w:rPr>
              <w:br/>
              <w:t xml:space="preserve">    terraform plan \</w:t>
            </w:r>
            <w:r>
              <w:rPr>
                <w:rFonts w:ascii="Consolas" w:hAnsi="Consolas"/>
                <w:sz w:val="18"/>
              </w:rPr>
              <w:br/>
              <w:t xml:space="preserve">      -var="db_password=${{ secrets.DEV_DB_PASSWORD }}" \</w:t>
            </w:r>
            <w:r>
              <w:rPr>
                <w:rFonts w:ascii="Consolas" w:hAnsi="Consolas"/>
                <w:sz w:val="18"/>
              </w:rPr>
              <w:br/>
              <w:t xml:space="preserve">      -var="jwt_secret=${{ secrets.DEV_JWT_SECRET }}" \</w:t>
            </w:r>
            <w:r>
              <w:rPr>
                <w:rFonts w:ascii="Consolas" w:hAnsi="Consolas"/>
                <w:sz w:val="18"/>
              </w:rPr>
              <w:br/>
              <w:t xml:space="preserve">      -var="github_org=YOUR-GITHUB-USERNAME" \    # ← change this</w:t>
            </w:r>
            <w:r>
              <w:rPr>
                <w:rFonts w:ascii="Consolas" w:hAnsi="Consolas"/>
                <w:sz w:val="18"/>
              </w:rPr>
              <w:br/>
              <w:t xml:space="preserve">      -out=tfplan \</w:t>
            </w:r>
            <w:r>
              <w:rPr>
                <w:rFonts w:ascii="Consolas" w:hAnsi="Consolas"/>
                <w:sz w:val="18"/>
              </w:rPr>
              <w:br/>
              <w:t xml:space="preserve">      -no-color</w:t>
            </w:r>
          </w:p>
        </w:tc>
      </w:tr>
    </w:tbl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2D9B04F6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58937FCF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VS Code showing .github/workflows/terraform.yml with the updated org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2F1A2643" w14:textId="77777777" w:rsidR="00E36A81" w:rsidRDefault="00E36A81"/>
    <w:p w14:paraId="193AAA77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7.4 Commit and Push Changes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7273CE40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7AAA4DB3" w14:textId="77777777" w:rsidR="00E36A81" w:rsidRDefault="00000000">
            <w:r>
              <w:rPr>
                <w:rFonts w:ascii="Consolas" w:hAnsi="Consolas"/>
                <w:sz w:val="18"/>
              </w:rPr>
              <w:t>git add envs/dev/backend.tf envs/qa/backend.tf envs/prod/backend.tf</w:t>
            </w:r>
            <w:r>
              <w:rPr>
                <w:rFonts w:ascii="Consolas" w:hAnsi="Consolas"/>
                <w:sz w:val="18"/>
              </w:rPr>
              <w:br/>
              <w:t>git add envs/dev/variables.tf envs/qa/variables.tf envs/prod/variables.tf</w:t>
            </w:r>
            <w:r>
              <w:rPr>
                <w:rFonts w:ascii="Consolas" w:hAnsi="Consolas"/>
                <w:sz w:val="18"/>
              </w:rPr>
              <w:br/>
              <w:t>git add .github/workflows/terraform.yml</w:t>
            </w:r>
            <w:r>
              <w:rPr>
                <w:rFonts w:ascii="Consolas" w:hAnsi="Consolas"/>
                <w:sz w:val="18"/>
              </w:rPr>
              <w:br/>
              <w:t>git commit -m "config: update bucket name and github org for my account"</w:t>
            </w:r>
            <w:r>
              <w:rPr>
                <w:rFonts w:ascii="Consolas" w:hAnsi="Consolas"/>
                <w:sz w:val="18"/>
              </w:rPr>
              <w:br/>
              <w:t>git push origin main</w:t>
            </w:r>
          </w:p>
        </w:tc>
      </w:tr>
    </w:tbl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58FF6110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5FBC61C3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GitHub commit history showing the config: update bucket name commit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583B79E1" w14:textId="77777777" w:rsidR="00E36A81" w:rsidRDefault="00E36A81"/>
    <w:p w14:paraId="7CBF891F" w14:textId="77777777" w:rsidR="00E36A81" w:rsidRDefault="00000000">
      <w:r>
        <w:br w:type="page"/>
      </w:r>
    </w:p>
    <w:p w14:paraId="5AFC690A" w14:textId="77777777" w:rsidR="00E36A81" w:rsidRDefault="00000000">
      <w:pPr>
        <w:pStyle w:val="Heading1"/>
      </w:pPr>
      <w:r>
        <w:rPr>
          <w:rFonts w:ascii="Calibri" w:hAnsi="Calibri"/>
          <w:color w:val="003366"/>
        </w:rPr>
        <w:t>8. Step 5 — GitHub Secrets Setup</w:t>
      </w:r>
    </w:p>
    <w:p w14:paraId="20568B5D" w14:textId="77777777" w:rsidR="00E36A81" w:rsidRDefault="00000000">
      <w:r>
        <w:t>The pipeline needs AWS credentials and application secrets to run Terraform. These are stored as encrypted GitHub Secrets — never in code.</w:t>
      </w:r>
    </w:p>
    <w:p w14:paraId="332D2363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8.1 Add Repository Secrets</w:t>
      </w:r>
    </w:p>
    <w:p w14:paraId="65B35412" w14:textId="77777777" w:rsidR="00E36A81" w:rsidRDefault="00000000">
      <w:r>
        <w:t>Go to your fork on GitHub: Settings → Secrets and variables → Actions → New repository secret</w:t>
      </w:r>
    </w:p>
    <w:p w14:paraId="2BAD1ED7" w14:textId="77777777" w:rsidR="00E36A81" w:rsidRDefault="00000000">
      <w:r>
        <w:t>Add the following secrets: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20"/>
        <w:gridCol w:w="3315"/>
        <w:gridCol w:w="3317"/>
      </w:tblGrid>
      <w:tr w:rsidR="00E36A81" w14:paraId="3E18131B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2E75B6"/>
          </w:tcPr>
          <w:p w14:paraId="2B84F1F4" w14:textId="77777777" w:rsidR="00E36A81" w:rsidRDefault="00000000">
            <w:r>
              <w:rPr>
                <w:color w:val="FFFFFF"/>
                <w:sz w:val="20"/>
              </w:rPr>
              <w:t>Secret Name</w:t>
            </w:r>
          </w:p>
        </w:tc>
        <w:tc>
          <w:tcPr>
            <w:tcW w:w="3324" w:type="dxa"/>
            <w:shd w:val="clear" w:color="auto" w:fill="2E75B6"/>
          </w:tcPr>
          <w:p w14:paraId="2642DAEF" w14:textId="77777777" w:rsidR="00E36A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Value</w:t>
            </w:r>
          </w:p>
        </w:tc>
        <w:tc>
          <w:tcPr>
            <w:tcW w:w="3324" w:type="dxa"/>
            <w:shd w:val="clear" w:color="auto" w:fill="2E75B6"/>
          </w:tcPr>
          <w:p w14:paraId="6DD5CCA0" w14:textId="77777777" w:rsidR="00E36A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Description</w:t>
            </w:r>
          </w:p>
        </w:tc>
      </w:tr>
      <w:tr w:rsidR="00E36A81" w14:paraId="3A762869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CA1CBC0" w14:textId="77777777" w:rsidR="00E36A81" w:rsidRDefault="00000000">
            <w:r>
              <w:rPr>
                <w:sz w:val="19"/>
              </w:rPr>
              <w:t>AWS_ACCESS_KEY_ID</w:t>
            </w:r>
          </w:p>
        </w:tc>
        <w:tc>
          <w:tcPr>
            <w:tcW w:w="3324" w:type="dxa"/>
          </w:tcPr>
          <w:p w14:paraId="26124F88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Your IAM user access key ID</w:t>
            </w:r>
          </w:p>
        </w:tc>
        <w:tc>
          <w:tcPr>
            <w:tcW w:w="3324" w:type="dxa"/>
          </w:tcPr>
          <w:p w14:paraId="2781D286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AWS authentication for Terraform</w:t>
            </w:r>
          </w:p>
        </w:tc>
      </w:tr>
      <w:tr w:rsidR="00E36A81" w14:paraId="25A115F3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1F913CB" w14:textId="77777777" w:rsidR="00E36A81" w:rsidRDefault="00000000">
            <w:r>
              <w:rPr>
                <w:sz w:val="19"/>
              </w:rPr>
              <w:t>AWS_SECRET_ACCESS_KEY</w:t>
            </w:r>
          </w:p>
        </w:tc>
        <w:tc>
          <w:tcPr>
            <w:tcW w:w="3324" w:type="dxa"/>
          </w:tcPr>
          <w:p w14:paraId="2B792FCF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Your IAM user secret access key</w:t>
            </w:r>
          </w:p>
        </w:tc>
        <w:tc>
          <w:tcPr>
            <w:tcW w:w="3324" w:type="dxa"/>
          </w:tcPr>
          <w:p w14:paraId="632BE29A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AWS authentication for Terraform</w:t>
            </w:r>
          </w:p>
        </w:tc>
      </w:tr>
      <w:tr w:rsidR="00E36A81" w14:paraId="3D4C8989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FD3C340" w14:textId="77777777" w:rsidR="00E36A81" w:rsidRDefault="00000000">
            <w:r>
              <w:rPr>
                <w:sz w:val="19"/>
              </w:rPr>
              <w:t>DEV_DB_PASSWORD</w:t>
            </w:r>
          </w:p>
        </w:tc>
        <w:tc>
          <w:tcPr>
            <w:tcW w:w="3324" w:type="dxa"/>
          </w:tcPr>
          <w:p w14:paraId="69F63C06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 strong password (min 8 chars)</w:t>
            </w:r>
          </w:p>
        </w:tc>
        <w:tc>
          <w:tcPr>
            <w:tcW w:w="3324" w:type="dxa"/>
          </w:tcPr>
          <w:p w14:paraId="2669A0DA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RDS PostgreSQL master password</w:t>
            </w:r>
          </w:p>
        </w:tc>
      </w:tr>
      <w:tr w:rsidR="00E36A81" w14:paraId="7F58E99F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C452B68" w14:textId="77777777" w:rsidR="00E36A81" w:rsidRDefault="00000000">
            <w:r>
              <w:rPr>
                <w:sz w:val="19"/>
              </w:rPr>
              <w:t>DEV_JWT_SECRET</w:t>
            </w:r>
          </w:p>
        </w:tc>
        <w:tc>
          <w:tcPr>
            <w:tcW w:w="3324" w:type="dxa"/>
          </w:tcPr>
          <w:p w14:paraId="449EF811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 long random string</w:t>
            </w:r>
          </w:p>
        </w:tc>
        <w:tc>
          <w:tcPr>
            <w:tcW w:w="3324" w:type="dxa"/>
          </w:tcPr>
          <w:p w14:paraId="219F825D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JWT signing secret for the app</w:t>
            </w:r>
          </w:p>
        </w:tc>
      </w:tr>
    </w:tbl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6553FD83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11076FAD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GitHub Settings → Secrets and variables → Actions showing all 4 secrets listed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6231773C" w14:textId="77777777" w:rsidR="00E36A81" w:rsidRDefault="00E36A81"/>
    <w:p w14:paraId="1EB8212D" w14:textId="77777777" w:rsidR="00E36A81" w:rsidRDefault="00000000">
      <w:r>
        <w:rPr>
          <w:b/>
        </w:rPr>
        <w:t>Generating a strong random secret: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0216C4A6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18DD6FCD" w14:textId="77777777" w:rsidR="00E36A81" w:rsidRDefault="00000000">
            <w:r>
              <w:rPr>
                <w:rFonts w:ascii="Consolas" w:hAnsi="Consolas"/>
                <w:sz w:val="18"/>
              </w:rPr>
              <w:t># Generate a random JWT secret</w:t>
            </w:r>
            <w:r>
              <w:rPr>
                <w:rFonts w:ascii="Consolas" w:hAnsi="Consolas"/>
                <w:sz w:val="18"/>
              </w:rPr>
              <w:br/>
              <w:t>openssl rand -hex 32</w:t>
            </w:r>
          </w:p>
        </w:tc>
      </w:tr>
    </w:tbl>
    <w:p w14:paraId="3E82B81F" w14:textId="77777777" w:rsidR="00E36A81" w:rsidRDefault="00000000">
      <w:r>
        <w:rPr>
          <w:i/>
        </w:rPr>
        <w:t>Important: Once set, these values are never visible again in the GitHub UI. Store them in a password manager.</w:t>
      </w:r>
    </w:p>
    <w:p w14:paraId="37DE505C" w14:textId="77777777" w:rsidR="00E36A81" w:rsidRDefault="00000000">
      <w:r>
        <w:br w:type="page"/>
      </w:r>
    </w:p>
    <w:p w14:paraId="66BDB4C2" w14:textId="77777777" w:rsidR="00E36A81" w:rsidRDefault="00000000">
      <w:pPr>
        <w:pStyle w:val="Heading1"/>
      </w:pPr>
      <w:r>
        <w:rPr>
          <w:rFonts w:ascii="Calibri" w:hAnsi="Calibri"/>
          <w:color w:val="003366"/>
        </w:rPr>
        <w:t>9. Step 6 — GitHub Environment Setup</w:t>
      </w:r>
    </w:p>
    <w:p w14:paraId="16CC606E" w14:textId="77777777" w:rsidR="00E36A81" w:rsidRDefault="00000000">
      <w:r>
        <w:t>GitHub Environments add an approval gate before terraform apply runs. This ensures a human reviews the plan before infrastructure changes are applied.</w:t>
      </w:r>
    </w:p>
    <w:p w14:paraId="399C094B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9.1 Create the Dev Environment</w:t>
      </w:r>
    </w:p>
    <w:p w14:paraId="321D57F7" w14:textId="77777777" w:rsidR="00E36A81" w:rsidRDefault="00000000">
      <w:r>
        <w:t>Go to your fork on GitHub: Settings → Environments → New environment</w:t>
      </w:r>
    </w:p>
    <w:p w14:paraId="2AC470C7" w14:textId="77777777" w:rsidR="00E36A81" w:rsidRDefault="00000000">
      <w:pPr>
        <w:pStyle w:val="ListBullet"/>
      </w:pPr>
      <w:r>
        <w:t>Name: dev</w:t>
      </w:r>
    </w:p>
    <w:p w14:paraId="4D275829" w14:textId="77777777" w:rsidR="00E36A81" w:rsidRDefault="00000000">
      <w:pPr>
        <w:pStyle w:val="ListBullet"/>
      </w:pPr>
      <w:r>
        <w:t>Click Configure environment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0B8B115E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796DFCE0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Settings → Environments page showing the 'dev' environment card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7125FD84" w14:textId="77777777" w:rsidR="00E36A81" w:rsidRDefault="00E36A81"/>
    <w:p w14:paraId="597B9DE6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9.2 Add Required Reviewer</w:t>
      </w:r>
    </w:p>
    <w:p w14:paraId="76655E96" w14:textId="77777777" w:rsidR="00E36A81" w:rsidRDefault="00000000">
      <w:r>
        <w:t>Under Deployment protection rules:</w:t>
      </w:r>
    </w:p>
    <w:p w14:paraId="29EA9F1F" w14:textId="77777777" w:rsidR="00E36A81" w:rsidRDefault="00000000">
      <w:pPr>
        <w:pStyle w:val="ListBullet"/>
      </w:pPr>
      <w:r>
        <w:t>Check Required reviewers</w:t>
      </w:r>
    </w:p>
    <w:p w14:paraId="28E74134" w14:textId="77777777" w:rsidR="00E36A81" w:rsidRDefault="00000000">
      <w:pPr>
        <w:pStyle w:val="ListBullet"/>
      </w:pPr>
      <w:r>
        <w:t>Search for and add your GitHub username</w:t>
      </w:r>
    </w:p>
    <w:p w14:paraId="4ABD32AB" w14:textId="77777777" w:rsidR="00E36A81" w:rsidRDefault="00000000">
      <w:pPr>
        <w:pStyle w:val="ListBullet"/>
      </w:pPr>
      <w:r>
        <w:t>Leave Prevent self-review unchecked (you are a solo learner)</w:t>
      </w:r>
    </w:p>
    <w:p w14:paraId="574DAE99" w14:textId="77777777" w:rsidR="00E36A81" w:rsidRDefault="00000000">
      <w:pPr>
        <w:pStyle w:val="ListBullet"/>
      </w:pPr>
      <w:r>
        <w:t>Click Save protection rules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016FA380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5A3013AC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Environment protection rules dialog with 'Required reviewers' toggled on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32E01C33" w14:textId="77777777" w:rsidR="00E36A81" w:rsidRDefault="00E36A81"/>
    <w:p w14:paraId="5AA69AEE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9.3 What This Does</w:t>
      </w:r>
    </w:p>
    <w:p w14:paraId="44928FF7" w14:textId="77777777" w:rsidR="00E36A81" w:rsidRDefault="00000000">
      <w:r>
        <w:t>When the pipeline runs after a merge to main:</w:t>
      </w:r>
    </w:p>
    <w:p w14:paraId="45A9BD50" w14:textId="77777777" w:rsidR="00E36A81" w:rsidRDefault="00000000">
      <w:pPr>
        <w:pStyle w:val="ListNumber"/>
      </w:pPr>
      <w:r>
        <w:t>The plan job runs automatically</w:t>
      </w:r>
    </w:p>
    <w:p w14:paraId="1BD083F3" w14:textId="77777777" w:rsidR="00E36A81" w:rsidRDefault="00000000">
      <w:pPr>
        <w:pStyle w:val="ListNumber"/>
      </w:pPr>
      <w:r>
        <w:t>The apply job starts but pauses — GitHub shows a "Review deployments" button</w:t>
      </w:r>
    </w:p>
    <w:p w14:paraId="2962CB9C" w14:textId="77777777" w:rsidR="00E36A81" w:rsidRDefault="00000000">
      <w:pPr>
        <w:pStyle w:val="ListNumber"/>
      </w:pPr>
      <w:r>
        <w:t>You review the plan in the Actions logs</w:t>
      </w:r>
    </w:p>
    <w:p w14:paraId="4E29DA57" w14:textId="77777777" w:rsidR="00E36A81" w:rsidRDefault="00000000">
      <w:pPr>
        <w:pStyle w:val="ListNumber"/>
      </w:pPr>
      <w:r>
        <w:t>You click Approve and deploy</w:t>
      </w:r>
    </w:p>
    <w:p w14:paraId="36AA1E10" w14:textId="77777777" w:rsidR="00E36A81" w:rsidRDefault="00000000">
      <w:pPr>
        <w:pStyle w:val="ListNumber"/>
      </w:pPr>
      <w:r>
        <w:t>terraform apply runs</w:t>
      </w:r>
    </w:p>
    <w:p w14:paraId="37501937" w14:textId="77777777" w:rsidR="00E36A81" w:rsidRDefault="00000000">
      <w:r>
        <w:t>This prevents accidental infrastructure changes — even if bad code merges to main, a human must approve before anything changes in AWS.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487EBE25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16E41ED0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GitHub Actions showing the 'Review deployments' approval gate for the apply job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41516E34" w14:textId="77777777" w:rsidR="00E36A81" w:rsidRDefault="00E36A81"/>
    <w:p w14:paraId="6BFD95C8" w14:textId="77777777" w:rsidR="00E36A81" w:rsidRDefault="00000000">
      <w:r>
        <w:br w:type="page"/>
      </w:r>
    </w:p>
    <w:p w14:paraId="7A681223" w14:textId="77777777" w:rsidR="00E36A81" w:rsidRDefault="00000000">
      <w:pPr>
        <w:pStyle w:val="Heading1"/>
      </w:pPr>
      <w:r>
        <w:rPr>
          <w:rFonts w:ascii="Calibri" w:hAnsi="Calibri"/>
          <w:color w:val="003366"/>
        </w:rPr>
        <w:t>10. Step 7 — Provision Infrastructure via Pipeline</w:t>
      </w:r>
    </w:p>
    <w:p w14:paraId="058CCBEB" w14:textId="77777777" w:rsidR="00E36A81" w:rsidRDefault="00000000">
      <w:r>
        <w:t>With everything configured, you are ready to provision the infrastructure.</w:t>
      </w:r>
    </w:p>
    <w:p w14:paraId="0577ABF3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10.1 Create a Feature Branch</w:t>
      </w:r>
    </w:p>
    <w:p w14:paraId="5B0C37E2" w14:textId="77777777" w:rsidR="00E36A81" w:rsidRDefault="00000000">
      <w:r>
        <w:t>Never push directly to main for infrastructure changes. Use a PR: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7468DA83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7EC8B230" w14:textId="77777777" w:rsidR="00E36A81" w:rsidRDefault="00000000">
            <w:r>
              <w:rPr>
                <w:rFonts w:ascii="Consolas" w:hAnsi="Consolas"/>
                <w:sz w:val="18"/>
              </w:rPr>
              <w:t>git checkout -b feature/initial-setup</w:t>
            </w:r>
          </w:p>
        </w:tc>
      </w:tr>
    </w:tbl>
    <w:p w14:paraId="7593D630" w14:textId="77777777" w:rsidR="00E36A81" w:rsidRDefault="00000000">
      <w:r>
        <w:t>Make a small change to trigger the pipeline — for example, add a comment to envs/dev/main.tf: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0E87D2B6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438CE05B" w14:textId="77777777" w:rsidR="00E36A81" w:rsidRDefault="00000000">
            <w:r>
              <w:rPr>
                <w:rFonts w:ascii="Consolas" w:hAnsi="Consolas"/>
                <w:sz w:val="18"/>
              </w:rPr>
              <w:t># Initial dev environment setup</w:t>
            </w:r>
            <w:r>
              <w:rPr>
                <w:rFonts w:ascii="Consolas" w:hAnsi="Consolas"/>
                <w:sz w:val="18"/>
              </w:rPr>
              <w:br/>
              <w:t>data "aws_caller_identity" "current" {}</w:t>
            </w:r>
          </w:p>
        </w:tc>
      </w:tr>
      <w:tr w:rsidR="00E36A81" w14:paraId="44C88A54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0BAB46D2" w14:textId="77777777" w:rsidR="00E36A81" w:rsidRDefault="00000000">
            <w:r>
              <w:rPr>
                <w:rFonts w:ascii="Consolas" w:hAnsi="Consolas"/>
                <w:sz w:val="18"/>
              </w:rPr>
              <w:t>git add envs/dev/main.tf</w:t>
            </w:r>
            <w:r>
              <w:rPr>
                <w:rFonts w:ascii="Consolas" w:hAnsi="Consolas"/>
                <w:sz w:val="18"/>
              </w:rPr>
              <w:br/>
              <w:t>git commit -m "feat: initial dev environment setup"</w:t>
            </w:r>
            <w:r>
              <w:rPr>
                <w:rFonts w:ascii="Consolas" w:hAnsi="Consolas"/>
                <w:sz w:val="18"/>
              </w:rPr>
              <w:br/>
              <w:t>git push origin feature/initial-setup</w:t>
            </w:r>
          </w:p>
        </w:tc>
      </w:tr>
    </w:tbl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416DC64A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5C6FA084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GitHub branch list showing feature/initial-setup branch just pushed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2B5CD2A9" w14:textId="77777777" w:rsidR="00E36A81" w:rsidRDefault="00E36A81"/>
    <w:p w14:paraId="230A65B4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10.2 Open a Pull Request</w:t>
      </w:r>
    </w:p>
    <w:p w14:paraId="60EC68BB" w14:textId="77777777" w:rsidR="00E36A81" w:rsidRDefault="00000000">
      <w:r>
        <w:t>Go to your fork on GitHub and open a PR from feature/initial-setup → main.</w:t>
      </w:r>
    </w:p>
    <w:p w14:paraId="687AAC91" w14:textId="77777777" w:rsidR="00E36A81" w:rsidRDefault="00000000">
      <w:r>
        <w:t>The Terraform Plan job will run automatically. After a few minutes, check the Actions tab to see the plan output. Verify:</w:t>
      </w:r>
    </w:p>
    <w:p w14:paraId="453B2053" w14:textId="77777777" w:rsidR="00E36A81" w:rsidRDefault="00000000">
      <w:pPr>
        <w:pStyle w:val="ListBullet"/>
      </w:pPr>
      <w:r>
        <w:t>Plan: X to add, 0 to change, 0 to destroy</w:t>
      </w:r>
    </w:p>
    <w:p w14:paraId="0853EE57" w14:textId="77777777" w:rsidR="00E36A81" w:rsidRDefault="00000000">
      <w:pPr>
        <w:pStyle w:val="ListBullet"/>
      </w:pPr>
      <w:r>
        <w:t>No unexpected changes or errors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59EDC8F6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16EB3F72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GitHub PR with Terraform Plan job completed showing 'X to add' summary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12436953" w14:textId="77777777" w:rsidR="00E36A81" w:rsidRDefault="00E36A81"/>
    <w:p w14:paraId="3F2C5478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10.3 Merge the PR</w:t>
      </w:r>
    </w:p>
    <w:p w14:paraId="22B145BB" w14:textId="77777777" w:rsidR="00E36A81" w:rsidRDefault="00000000">
      <w:r>
        <w:t>Once the plan looks correct, merge the PR. This triggers the pipeline on main:</w:t>
      </w:r>
    </w:p>
    <w:p w14:paraId="05CCCB03" w14:textId="77777777" w:rsidR="00E36A81" w:rsidRDefault="00000000">
      <w:pPr>
        <w:pStyle w:val="ListNumber"/>
      </w:pPr>
      <w:r>
        <w:t>Plan job runs again (fresh plan on merge)</w:t>
      </w:r>
    </w:p>
    <w:p w14:paraId="1C94EEC9" w14:textId="77777777" w:rsidR="00E36A81" w:rsidRDefault="00000000">
      <w:pPr>
        <w:pStyle w:val="ListNumber"/>
      </w:pPr>
      <w:r>
        <w:t>Apply job starts and pauses for approval</w:t>
      </w:r>
    </w:p>
    <w:p w14:paraId="18994D71" w14:textId="77777777" w:rsidR="00E36A81" w:rsidRDefault="00000000">
      <w:pPr>
        <w:pStyle w:val="ListNumber"/>
      </w:pPr>
      <w:r>
        <w:t>Go to Actions → the running workflow → Review deployments</w:t>
      </w:r>
    </w:p>
    <w:p w14:paraId="4C3CB946" w14:textId="77777777" w:rsidR="00E36A81" w:rsidRDefault="00000000">
      <w:pPr>
        <w:pStyle w:val="ListNumber"/>
      </w:pPr>
      <w:r>
        <w:t>Click Approve and deploy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20288B77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509C885F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GitHub Actions run on main showing Apply job awaiting review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4E7B1DBC" w14:textId="77777777" w:rsidR="00E36A81" w:rsidRDefault="00E36A81"/>
    <w:p w14:paraId="64309667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10.4 Wait for Apply to Complete</w:t>
      </w:r>
    </w:p>
    <w:p w14:paraId="3706D6D8" w14:textId="77777777" w:rsidR="00E36A81" w:rsidRDefault="00000000">
      <w:r>
        <w:t>The apply will take 15–25 minutes because:</w:t>
      </w:r>
    </w:p>
    <w:p w14:paraId="1C6CE5C0" w14:textId="77777777" w:rsidR="00E36A81" w:rsidRDefault="00000000">
      <w:pPr>
        <w:pStyle w:val="ListBullet"/>
      </w:pPr>
      <w:r>
        <w:t>EKS cluster creation: ~10 minutes</w:t>
      </w:r>
    </w:p>
    <w:p w14:paraId="18B6C2F4" w14:textId="77777777" w:rsidR="00E36A81" w:rsidRDefault="00000000">
      <w:pPr>
        <w:pStyle w:val="ListBullet"/>
      </w:pPr>
      <w:r>
        <w:t>EKS node group provisioning: ~5 minutes</w:t>
      </w:r>
    </w:p>
    <w:p w14:paraId="3661DA11" w14:textId="77777777" w:rsidR="00E36A81" w:rsidRDefault="00000000">
      <w:pPr>
        <w:pStyle w:val="ListBullet"/>
      </w:pPr>
      <w:r>
        <w:t>RDS instance creation: ~5 minutes</w:t>
      </w:r>
    </w:p>
    <w:p w14:paraId="62F78654" w14:textId="77777777" w:rsidR="00E36A81" w:rsidRDefault="00000000">
      <w:r>
        <w:t>Do not cancel the job — a cancelled mid-apply leaves partial state.</w:t>
      </w:r>
    </w:p>
    <w:p w14:paraId="4CE941A5" w14:textId="77777777" w:rsidR="00E36A81" w:rsidRDefault="00000000">
      <w:r>
        <w:t>Monitor progress in Actions → the running workflow → Terraform Apply step.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24B863D4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2B883DD2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GitHub Actions showing the apply step streaming Terraform Apply output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50DA7AE1" w14:textId="77777777" w:rsidR="00E36A81" w:rsidRDefault="00E36A81"/>
    <w:p w14:paraId="68A8F2C9" w14:textId="77777777" w:rsidR="00E36A81" w:rsidRDefault="00000000">
      <w:r>
        <w:br w:type="page"/>
      </w:r>
    </w:p>
    <w:p w14:paraId="3476FC2F" w14:textId="77777777" w:rsidR="00E36A81" w:rsidRDefault="00000000">
      <w:pPr>
        <w:pStyle w:val="Heading1"/>
      </w:pPr>
      <w:r>
        <w:rPr>
          <w:rFonts w:ascii="Calibri" w:hAnsi="Calibri"/>
          <w:color w:val="003366"/>
        </w:rPr>
        <w:t>11. Step 8 — Verify the Infrastructure</w:t>
      </w:r>
    </w:p>
    <w:p w14:paraId="53B577E1" w14:textId="77777777" w:rsidR="00E36A81" w:rsidRDefault="00000000">
      <w:r>
        <w:t>After apply completes, verify everything was created correctly.</w:t>
      </w:r>
    </w:p>
    <w:p w14:paraId="73C4E6A6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11.1 Check Terraform Outputs</w:t>
      </w:r>
    </w:p>
    <w:p w14:paraId="63D16E6E" w14:textId="77777777" w:rsidR="00E36A81" w:rsidRDefault="00000000">
      <w:r>
        <w:t>The apply job logs will show outputs at the end: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6297A0CB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7486632D" w14:textId="77777777" w:rsidR="00E36A81" w:rsidRDefault="00000000">
            <w:r>
              <w:rPr>
                <w:rFonts w:ascii="Consolas" w:hAnsi="Consolas"/>
                <w:sz w:val="18"/>
              </w:rPr>
              <w:t>Apply complete! Resources: 45 added, 0 changed, 0 destroyed.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Outputs: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eks_cluster_name = "pharma-dev-cluster"</w:t>
            </w:r>
            <w:r>
              <w:rPr>
                <w:rFonts w:ascii="Consolas" w:hAnsi="Consolas"/>
                <w:sz w:val="18"/>
              </w:rPr>
              <w:br/>
              <w:t>rds_endpoint     = "pharma-dev-postgres.xxxxxxxx.us-east-1.rds.amazonaws.com"</w:t>
            </w:r>
          </w:p>
        </w:tc>
      </w:tr>
    </w:tbl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23035D9C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6E0077DD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GitHub Actions log tail showing 'Apply complete!' and the Outputs block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532AFB1E" w14:textId="77777777" w:rsidR="00E36A81" w:rsidRDefault="00E36A81"/>
    <w:p w14:paraId="32F098BF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11.2 Verify in AWS Console</w:t>
      </w:r>
    </w:p>
    <w:p w14:paraId="5320B1F9" w14:textId="77777777" w:rsidR="00E36A81" w:rsidRDefault="00000000">
      <w:r>
        <w:rPr>
          <w:b/>
        </w:rPr>
        <w:t>EKS:</w:t>
      </w:r>
    </w:p>
    <w:p w14:paraId="28588E73" w14:textId="77777777" w:rsidR="00E36A81" w:rsidRDefault="00000000">
      <w:pPr>
        <w:pStyle w:val="ListBullet"/>
      </w:pPr>
      <w:r>
        <w:t>Go to AWS Console → EKS → Clusters</w:t>
      </w:r>
    </w:p>
    <w:p w14:paraId="685DA851" w14:textId="77777777" w:rsidR="00E36A81" w:rsidRDefault="00000000">
      <w:pPr>
        <w:pStyle w:val="ListBullet"/>
      </w:pPr>
      <w:r>
        <w:t>Verify pharma-dev-cluster is Active</w:t>
      </w:r>
    </w:p>
    <w:p w14:paraId="6C0F23C2" w14:textId="77777777" w:rsidR="00E36A81" w:rsidRDefault="00000000">
      <w:pPr>
        <w:pStyle w:val="ListBullet"/>
      </w:pPr>
      <w:r>
        <w:t>Click the cluster → Compute tab → verify node group shows 3 nodes Ready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58313CD7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1BDBBEBE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EKS console — pharma-dev-cluster Active with node group showing 3 nodes Ready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73F7D852" w14:textId="77777777" w:rsidR="00E36A81" w:rsidRDefault="00E36A81"/>
    <w:p w14:paraId="0632C84A" w14:textId="77777777" w:rsidR="00E36A81" w:rsidRDefault="00000000">
      <w:r>
        <w:rPr>
          <w:b/>
        </w:rPr>
        <w:t>RDS:</w:t>
      </w:r>
    </w:p>
    <w:p w14:paraId="653A7428" w14:textId="77777777" w:rsidR="00E36A81" w:rsidRDefault="00000000">
      <w:pPr>
        <w:pStyle w:val="ListBullet"/>
      </w:pPr>
      <w:r>
        <w:t>Go to AWS Console → RDS → Databases</w:t>
      </w:r>
    </w:p>
    <w:p w14:paraId="0E8701FE" w14:textId="77777777" w:rsidR="00E36A81" w:rsidRDefault="00000000">
      <w:pPr>
        <w:pStyle w:val="ListBullet"/>
      </w:pPr>
      <w:r>
        <w:t>Verify pharma-dev-postgres is Available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5AA4DC43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6C64307B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RDS console — pharma-dev-postgres status Available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01A2E0AB" w14:textId="77777777" w:rsidR="00E36A81" w:rsidRDefault="00E36A81"/>
    <w:p w14:paraId="6091A9EE" w14:textId="77777777" w:rsidR="00E36A81" w:rsidRDefault="00000000">
      <w:r>
        <w:rPr>
          <w:b/>
        </w:rPr>
        <w:t>ECR:</w:t>
      </w:r>
    </w:p>
    <w:p w14:paraId="4F30F6F0" w14:textId="77777777" w:rsidR="00E36A81" w:rsidRDefault="00000000">
      <w:pPr>
        <w:pStyle w:val="ListBullet"/>
      </w:pPr>
      <w:r>
        <w:t>Go to AWS Console → ECR → Repositories</w:t>
      </w:r>
    </w:p>
    <w:p w14:paraId="247E3493" w14:textId="77777777" w:rsidR="00E36A81" w:rsidRDefault="00000000">
      <w:pPr>
        <w:pStyle w:val="ListBullet"/>
      </w:pPr>
      <w:r>
        <w:t>Verify 5 repositories exist: api-gateway, auth-service, pharma-ui, notification-service, drug-catalog-service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3F334048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18B3A7A6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ECR console showing 5 private repositories listed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2C35CDBE" w14:textId="77777777" w:rsidR="00E36A81" w:rsidRDefault="00E36A81"/>
    <w:p w14:paraId="2722C5B8" w14:textId="77777777" w:rsidR="00E36A81" w:rsidRDefault="00000000">
      <w:r>
        <w:rPr>
          <w:b/>
        </w:rPr>
        <w:t>Secrets Manager:</w:t>
      </w:r>
    </w:p>
    <w:p w14:paraId="7C07F98F" w14:textId="77777777" w:rsidR="00E36A81" w:rsidRDefault="00000000">
      <w:pPr>
        <w:pStyle w:val="ListBullet"/>
      </w:pPr>
      <w:r>
        <w:t>Go to AWS Console → Secrets Manager</w:t>
      </w:r>
    </w:p>
    <w:p w14:paraId="58FDDB5C" w14:textId="77777777" w:rsidR="00E36A81" w:rsidRDefault="00000000">
      <w:pPr>
        <w:pStyle w:val="ListBullet"/>
      </w:pPr>
      <w:r>
        <w:t>Verify /pharma/dev/db-credentials and /pharma/dev/jwt-secret exist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16608CBD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1DD52E5E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Secrets Manager console showing /pharma/dev/* secrets listed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1103F82B" w14:textId="77777777" w:rsidR="00E36A81" w:rsidRDefault="00E36A81"/>
    <w:p w14:paraId="6054445D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11.3 Connect to the EKS Cluster Locally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046919E7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1BCF8D36" w14:textId="77777777" w:rsidR="00E36A81" w:rsidRDefault="00000000">
            <w:r>
              <w:rPr>
                <w:rFonts w:ascii="Consolas" w:hAnsi="Consolas"/>
                <w:sz w:val="18"/>
              </w:rPr>
              <w:t># Update local kubeconfig</w:t>
            </w:r>
            <w:r>
              <w:rPr>
                <w:rFonts w:ascii="Consolas" w:hAnsi="Consolas"/>
                <w:sz w:val="18"/>
              </w:rPr>
              <w:br/>
              <w:t>aws eks update-kubeconfig \</w:t>
            </w:r>
            <w:r>
              <w:rPr>
                <w:rFonts w:ascii="Consolas" w:hAnsi="Consolas"/>
                <w:sz w:val="18"/>
              </w:rPr>
              <w:br/>
              <w:t xml:space="preserve">  --region us-east-1 \</w:t>
            </w:r>
            <w:r>
              <w:rPr>
                <w:rFonts w:ascii="Consolas" w:hAnsi="Consolas"/>
                <w:sz w:val="18"/>
              </w:rPr>
              <w:br/>
              <w:t xml:space="preserve">  --name pharma-dev-cluster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Verify connection</w:t>
            </w:r>
            <w:r>
              <w:rPr>
                <w:rFonts w:ascii="Consolas" w:hAnsi="Consolas"/>
                <w:sz w:val="18"/>
              </w:rPr>
              <w:br/>
              <w:t>kubectl get nodes</w:t>
            </w:r>
            <w:r>
              <w:rPr>
                <w:rFonts w:ascii="Consolas" w:hAnsi="Consolas"/>
                <w:sz w:val="18"/>
              </w:rPr>
              <w:br/>
              <w:t># Should show 3 nodes in Ready state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kubectl get namespaces</w:t>
            </w:r>
            <w:r>
              <w:rPr>
                <w:rFonts w:ascii="Consolas" w:hAnsi="Consolas"/>
                <w:sz w:val="18"/>
              </w:rPr>
              <w:br/>
              <w:t># Should show default, kube-system, kube-public, kube-node-lease</w:t>
            </w:r>
          </w:p>
        </w:tc>
      </w:tr>
    </w:tbl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3440D9E7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4F1358C2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Terminal showing 'kubectl get nodes' with 3 Ready nodes and 'kubectl get namespaces' output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36F43B13" w14:textId="77777777" w:rsidR="00E36A81" w:rsidRDefault="00E36A81"/>
    <w:p w14:paraId="528B1EAB" w14:textId="77777777" w:rsidR="00E36A81" w:rsidRDefault="00000000">
      <w:r>
        <w:br w:type="page"/>
      </w:r>
    </w:p>
    <w:p w14:paraId="3E246D00" w14:textId="77777777" w:rsidR="00E36A81" w:rsidRDefault="00000000">
      <w:pPr>
        <w:pStyle w:val="Heading1"/>
      </w:pPr>
      <w:r>
        <w:rPr>
          <w:rFonts w:ascii="Calibri" w:hAnsi="Calibri"/>
          <w:color w:val="003366"/>
        </w:rPr>
        <w:t>12. Infrastructure Details</w:t>
      </w:r>
    </w:p>
    <w:p w14:paraId="16765B8A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12.1 Networking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18"/>
        <w:gridCol w:w="3317"/>
        <w:gridCol w:w="3317"/>
      </w:tblGrid>
      <w:tr w:rsidR="00E36A81" w14:paraId="0036ED79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2E75B6"/>
          </w:tcPr>
          <w:p w14:paraId="55A27BFF" w14:textId="77777777" w:rsidR="00E36A81" w:rsidRDefault="00000000">
            <w:r>
              <w:rPr>
                <w:color w:val="FFFFFF"/>
                <w:sz w:val="20"/>
              </w:rPr>
              <w:t>Resource</w:t>
            </w:r>
          </w:p>
        </w:tc>
        <w:tc>
          <w:tcPr>
            <w:tcW w:w="3324" w:type="dxa"/>
            <w:shd w:val="clear" w:color="auto" w:fill="2E75B6"/>
          </w:tcPr>
          <w:p w14:paraId="557BCEAF" w14:textId="77777777" w:rsidR="00E36A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Value</w:t>
            </w:r>
          </w:p>
        </w:tc>
        <w:tc>
          <w:tcPr>
            <w:tcW w:w="3324" w:type="dxa"/>
            <w:shd w:val="clear" w:color="auto" w:fill="2E75B6"/>
          </w:tcPr>
          <w:p w14:paraId="09B502BE" w14:textId="77777777" w:rsidR="00E36A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Purpose</w:t>
            </w:r>
          </w:p>
        </w:tc>
      </w:tr>
      <w:tr w:rsidR="00E36A81" w14:paraId="5E7A21AF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640E225" w14:textId="77777777" w:rsidR="00E36A81" w:rsidRDefault="00000000">
            <w:r>
              <w:rPr>
                <w:sz w:val="19"/>
              </w:rPr>
              <w:t>VPC CIDR</w:t>
            </w:r>
          </w:p>
        </w:tc>
        <w:tc>
          <w:tcPr>
            <w:tcW w:w="3324" w:type="dxa"/>
          </w:tcPr>
          <w:p w14:paraId="12307F36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10.0.0.0/16</w:t>
            </w:r>
          </w:p>
        </w:tc>
        <w:tc>
          <w:tcPr>
            <w:tcW w:w="3324" w:type="dxa"/>
          </w:tcPr>
          <w:p w14:paraId="698CED57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Main network</w:t>
            </w:r>
          </w:p>
        </w:tc>
      </w:tr>
      <w:tr w:rsidR="00E36A81" w14:paraId="2BFF6429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E6B12D0" w14:textId="77777777" w:rsidR="00E36A81" w:rsidRDefault="00000000">
            <w:r>
              <w:rPr>
                <w:sz w:val="19"/>
              </w:rPr>
              <w:t>Public Subnet 1</w:t>
            </w:r>
          </w:p>
        </w:tc>
        <w:tc>
          <w:tcPr>
            <w:tcW w:w="3324" w:type="dxa"/>
          </w:tcPr>
          <w:p w14:paraId="3CBD800B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10.0.1.0/24 (us-east-1a)</w:t>
            </w:r>
          </w:p>
        </w:tc>
        <w:tc>
          <w:tcPr>
            <w:tcW w:w="3324" w:type="dxa"/>
          </w:tcPr>
          <w:p w14:paraId="4CE5EE9A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NAT Gateway, Load Balancers</w:t>
            </w:r>
          </w:p>
        </w:tc>
      </w:tr>
      <w:tr w:rsidR="00E36A81" w14:paraId="23C49975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FB2470B" w14:textId="77777777" w:rsidR="00E36A81" w:rsidRDefault="00000000">
            <w:r>
              <w:rPr>
                <w:sz w:val="19"/>
              </w:rPr>
              <w:t>Public Subnet 2</w:t>
            </w:r>
          </w:p>
        </w:tc>
        <w:tc>
          <w:tcPr>
            <w:tcW w:w="3324" w:type="dxa"/>
          </w:tcPr>
          <w:p w14:paraId="755C5C24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10.0.2.0/24 (us-east-1b)</w:t>
            </w:r>
          </w:p>
        </w:tc>
        <w:tc>
          <w:tcPr>
            <w:tcW w:w="3324" w:type="dxa"/>
          </w:tcPr>
          <w:p w14:paraId="7347C7B0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NAT Gateway, Load Balancers</w:t>
            </w:r>
          </w:p>
        </w:tc>
      </w:tr>
      <w:tr w:rsidR="00E36A81" w14:paraId="32454836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83FF458" w14:textId="77777777" w:rsidR="00E36A81" w:rsidRDefault="00000000">
            <w:r>
              <w:rPr>
                <w:sz w:val="19"/>
              </w:rPr>
              <w:t>Private EKS Subnet 1</w:t>
            </w:r>
          </w:p>
        </w:tc>
        <w:tc>
          <w:tcPr>
            <w:tcW w:w="3324" w:type="dxa"/>
          </w:tcPr>
          <w:p w14:paraId="588DC1D0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10.0.3.0/24 (us-east-1a)</w:t>
            </w:r>
          </w:p>
        </w:tc>
        <w:tc>
          <w:tcPr>
            <w:tcW w:w="3324" w:type="dxa"/>
          </w:tcPr>
          <w:p w14:paraId="51512D57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EKS worker nodes</w:t>
            </w:r>
          </w:p>
        </w:tc>
      </w:tr>
      <w:tr w:rsidR="00E36A81" w14:paraId="0E109AB4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6EFFEC9" w14:textId="77777777" w:rsidR="00E36A81" w:rsidRDefault="00000000">
            <w:r>
              <w:rPr>
                <w:sz w:val="19"/>
              </w:rPr>
              <w:t>Private EKS Subnet 2</w:t>
            </w:r>
          </w:p>
        </w:tc>
        <w:tc>
          <w:tcPr>
            <w:tcW w:w="3324" w:type="dxa"/>
          </w:tcPr>
          <w:p w14:paraId="600E1D37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10.0.4.0/24 (us-east-1b)</w:t>
            </w:r>
          </w:p>
        </w:tc>
        <w:tc>
          <w:tcPr>
            <w:tcW w:w="3324" w:type="dxa"/>
          </w:tcPr>
          <w:p w14:paraId="1883A9AA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EKS worker nodes</w:t>
            </w:r>
          </w:p>
        </w:tc>
      </w:tr>
      <w:tr w:rsidR="00E36A81" w14:paraId="3930E661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E0BAADB" w14:textId="77777777" w:rsidR="00E36A81" w:rsidRDefault="00000000">
            <w:r>
              <w:rPr>
                <w:sz w:val="19"/>
              </w:rPr>
              <w:t>Private RDS Subnet 1</w:t>
            </w:r>
          </w:p>
        </w:tc>
        <w:tc>
          <w:tcPr>
            <w:tcW w:w="3324" w:type="dxa"/>
          </w:tcPr>
          <w:p w14:paraId="10A667A2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10.0.5.0/24 (us-east-1a)</w:t>
            </w:r>
          </w:p>
        </w:tc>
        <w:tc>
          <w:tcPr>
            <w:tcW w:w="3324" w:type="dxa"/>
          </w:tcPr>
          <w:p w14:paraId="5AE25DAF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RDS PostgreSQL</w:t>
            </w:r>
          </w:p>
        </w:tc>
      </w:tr>
      <w:tr w:rsidR="00E36A81" w14:paraId="1DB6CB51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402EEFB" w14:textId="77777777" w:rsidR="00E36A81" w:rsidRDefault="00000000">
            <w:r>
              <w:rPr>
                <w:sz w:val="19"/>
              </w:rPr>
              <w:t>Private RDS Subnet 2</w:t>
            </w:r>
          </w:p>
        </w:tc>
        <w:tc>
          <w:tcPr>
            <w:tcW w:w="3324" w:type="dxa"/>
          </w:tcPr>
          <w:p w14:paraId="1F96E190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10.0.6.0/24 (us-east-1b)</w:t>
            </w:r>
          </w:p>
        </w:tc>
        <w:tc>
          <w:tcPr>
            <w:tcW w:w="3324" w:type="dxa"/>
          </w:tcPr>
          <w:p w14:paraId="7A5804A3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RDS PostgreSQL</w:t>
            </w:r>
          </w:p>
        </w:tc>
      </w:tr>
    </w:tbl>
    <w:p w14:paraId="08A29DB3" w14:textId="77777777" w:rsidR="00E36A81" w:rsidRDefault="00000000">
      <w:r>
        <w:t>Worker nodes and RDS are in private subnets — no direct internet access. Outbound traffic routes through the NAT Gateway.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4D1BCEE0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61888323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VPC console — Subnets tab showing public/private/database subnets mapped to AZs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3EDC3633" w14:textId="77777777" w:rsidR="00E36A81" w:rsidRDefault="00E36A81"/>
    <w:p w14:paraId="21181FAA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12.2 EKS Cluster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17"/>
        <w:gridCol w:w="3317"/>
        <w:gridCol w:w="3318"/>
      </w:tblGrid>
      <w:tr w:rsidR="00E36A81" w14:paraId="06D24DAE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2E75B6"/>
          </w:tcPr>
          <w:p w14:paraId="35838E22" w14:textId="77777777" w:rsidR="00E36A81" w:rsidRDefault="00000000">
            <w:r>
              <w:rPr>
                <w:color w:val="FFFFFF"/>
                <w:sz w:val="20"/>
              </w:rPr>
              <w:t>Setting</w:t>
            </w:r>
          </w:p>
        </w:tc>
        <w:tc>
          <w:tcPr>
            <w:tcW w:w="3324" w:type="dxa"/>
            <w:shd w:val="clear" w:color="auto" w:fill="2E75B6"/>
          </w:tcPr>
          <w:p w14:paraId="12F06BDF" w14:textId="77777777" w:rsidR="00E36A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Dev Value</w:t>
            </w:r>
          </w:p>
        </w:tc>
        <w:tc>
          <w:tcPr>
            <w:tcW w:w="3324" w:type="dxa"/>
            <w:shd w:val="clear" w:color="auto" w:fill="2E75B6"/>
          </w:tcPr>
          <w:p w14:paraId="2C67025C" w14:textId="77777777" w:rsidR="00E36A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Notes</w:t>
            </w:r>
          </w:p>
        </w:tc>
      </w:tr>
      <w:tr w:rsidR="00E36A81" w14:paraId="04C96AA6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CFABFE9" w14:textId="77777777" w:rsidR="00E36A81" w:rsidRDefault="00000000">
            <w:r>
              <w:rPr>
                <w:sz w:val="19"/>
              </w:rPr>
              <w:t>Cluster version</w:t>
            </w:r>
          </w:p>
        </w:tc>
        <w:tc>
          <w:tcPr>
            <w:tcW w:w="3324" w:type="dxa"/>
          </w:tcPr>
          <w:p w14:paraId="4AA13439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1.33</w:t>
            </w:r>
          </w:p>
        </w:tc>
        <w:tc>
          <w:tcPr>
            <w:tcW w:w="3324" w:type="dxa"/>
          </w:tcPr>
          <w:p w14:paraId="255D3BBC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Update periodically</w:t>
            </w:r>
          </w:p>
        </w:tc>
      </w:tr>
      <w:tr w:rsidR="00E36A81" w14:paraId="74D83D9C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E0D237E" w14:textId="77777777" w:rsidR="00E36A81" w:rsidRDefault="00000000">
            <w:r>
              <w:rPr>
                <w:sz w:val="19"/>
              </w:rPr>
              <w:t>Node instance type</w:t>
            </w:r>
          </w:p>
        </w:tc>
        <w:tc>
          <w:tcPr>
            <w:tcW w:w="3324" w:type="dxa"/>
          </w:tcPr>
          <w:p w14:paraId="191773AA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t3.small</w:t>
            </w:r>
          </w:p>
        </w:tc>
        <w:tc>
          <w:tcPr>
            <w:tcW w:w="3324" w:type="dxa"/>
          </w:tcPr>
          <w:p w14:paraId="33BD00E6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Cost-optimised for dev</w:t>
            </w:r>
          </w:p>
        </w:tc>
      </w:tr>
      <w:tr w:rsidR="00E36A81" w14:paraId="6B7D1F85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6C08382" w14:textId="77777777" w:rsidR="00E36A81" w:rsidRDefault="00000000">
            <w:r>
              <w:rPr>
                <w:sz w:val="19"/>
              </w:rPr>
              <w:t>Desired nodes</w:t>
            </w:r>
          </w:p>
        </w:tc>
        <w:tc>
          <w:tcPr>
            <w:tcW w:w="3324" w:type="dxa"/>
          </w:tcPr>
          <w:p w14:paraId="4281D331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  <w:tc>
          <w:tcPr>
            <w:tcW w:w="3324" w:type="dxa"/>
          </w:tcPr>
          <w:p w14:paraId="098FC4CA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Adjust based on workload</w:t>
            </w:r>
          </w:p>
        </w:tc>
      </w:tr>
      <w:tr w:rsidR="00E36A81" w14:paraId="4C3CB2A0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A2F1C9D" w14:textId="77777777" w:rsidR="00E36A81" w:rsidRDefault="00000000">
            <w:r>
              <w:rPr>
                <w:sz w:val="19"/>
              </w:rPr>
              <w:t>Min nodes</w:t>
            </w:r>
          </w:p>
        </w:tc>
        <w:tc>
          <w:tcPr>
            <w:tcW w:w="3324" w:type="dxa"/>
          </w:tcPr>
          <w:p w14:paraId="3C699112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  <w:tc>
          <w:tcPr>
            <w:tcW w:w="3324" w:type="dxa"/>
          </w:tcPr>
          <w:p w14:paraId="38EF37CE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Minimum for HA</w:t>
            </w:r>
          </w:p>
        </w:tc>
      </w:tr>
      <w:tr w:rsidR="00E36A81" w14:paraId="7181D2C4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F9D8754" w14:textId="77777777" w:rsidR="00E36A81" w:rsidRDefault="00000000">
            <w:r>
              <w:rPr>
                <w:sz w:val="19"/>
              </w:rPr>
              <w:t>Max nodes</w:t>
            </w:r>
          </w:p>
        </w:tc>
        <w:tc>
          <w:tcPr>
            <w:tcW w:w="3324" w:type="dxa"/>
          </w:tcPr>
          <w:p w14:paraId="695D8E3C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  <w:tc>
          <w:tcPr>
            <w:tcW w:w="3324" w:type="dxa"/>
          </w:tcPr>
          <w:p w14:paraId="45268324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Auto-scaling ceiling</w:t>
            </w:r>
          </w:p>
        </w:tc>
      </w:tr>
      <w:tr w:rsidR="00E36A81" w14:paraId="2CE22B0F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C7FAF7A" w14:textId="77777777" w:rsidR="00E36A81" w:rsidRDefault="00000000">
            <w:r>
              <w:rPr>
                <w:sz w:val="19"/>
              </w:rPr>
              <w:t>OIDC provider</w:t>
            </w:r>
          </w:p>
        </w:tc>
        <w:tc>
          <w:tcPr>
            <w:tcW w:w="3324" w:type="dxa"/>
          </w:tcPr>
          <w:p w14:paraId="697BA1FA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Enabled</w:t>
            </w:r>
          </w:p>
        </w:tc>
        <w:tc>
          <w:tcPr>
            <w:tcW w:w="3324" w:type="dxa"/>
          </w:tcPr>
          <w:p w14:paraId="4701D8AC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Required for IRSA</w:t>
            </w:r>
          </w:p>
        </w:tc>
      </w:tr>
    </w:tbl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74FF55B4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7B9A997D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EKS cluster details page — version 1.33, node groups, OIDC provider URL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0287DFFE" w14:textId="77777777" w:rsidR="00E36A81" w:rsidRDefault="00E36A81"/>
    <w:p w14:paraId="31A8C1A8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12.3 RDS PostgreSQL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17"/>
        <w:gridCol w:w="3317"/>
        <w:gridCol w:w="3318"/>
      </w:tblGrid>
      <w:tr w:rsidR="00E36A81" w14:paraId="46CD98CA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2E75B6"/>
          </w:tcPr>
          <w:p w14:paraId="321A0E38" w14:textId="77777777" w:rsidR="00E36A81" w:rsidRDefault="00000000">
            <w:r>
              <w:rPr>
                <w:color w:val="FFFFFF"/>
                <w:sz w:val="20"/>
              </w:rPr>
              <w:t>Setting</w:t>
            </w:r>
          </w:p>
        </w:tc>
        <w:tc>
          <w:tcPr>
            <w:tcW w:w="3324" w:type="dxa"/>
            <w:shd w:val="clear" w:color="auto" w:fill="2E75B6"/>
          </w:tcPr>
          <w:p w14:paraId="2CA05010" w14:textId="77777777" w:rsidR="00E36A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Dev Value</w:t>
            </w:r>
          </w:p>
        </w:tc>
        <w:tc>
          <w:tcPr>
            <w:tcW w:w="3324" w:type="dxa"/>
            <w:shd w:val="clear" w:color="auto" w:fill="2E75B6"/>
          </w:tcPr>
          <w:p w14:paraId="1D2C47DD" w14:textId="77777777" w:rsidR="00E36A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Prod Value</w:t>
            </w:r>
          </w:p>
        </w:tc>
      </w:tr>
      <w:tr w:rsidR="00E36A81" w14:paraId="0AD72858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86B5D5D" w14:textId="77777777" w:rsidR="00E36A81" w:rsidRDefault="00000000">
            <w:r>
              <w:rPr>
                <w:sz w:val="19"/>
              </w:rPr>
              <w:t>Engine version</w:t>
            </w:r>
          </w:p>
        </w:tc>
        <w:tc>
          <w:tcPr>
            <w:tcW w:w="3324" w:type="dxa"/>
          </w:tcPr>
          <w:p w14:paraId="29E9ACC7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15.7</w:t>
            </w:r>
          </w:p>
        </w:tc>
        <w:tc>
          <w:tcPr>
            <w:tcW w:w="3324" w:type="dxa"/>
          </w:tcPr>
          <w:p w14:paraId="049608AB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15.7</w:t>
            </w:r>
          </w:p>
        </w:tc>
      </w:tr>
      <w:tr w:rsidR="00E36A81" w14:paraId="032E4FDB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B336F7D" w14:textId="77777777" w:rsidR="00E36A81" w:rsidRDefault="00000000">
            <w:r>
              <w:rPr>
                <w:sz w:val="19"/>
              </w:rPr>
              <w:t>Instance class</w:t>
            </w:r>
          </w:p>
        </w:tc>
        <w:tc>
          <w:tcPr>
            <w:tcW w:w="3324" w:type="dxa"/>
          </w:tcPr>
          <w:p w14:paraId="7F48FF19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db.t3.micro</w:t>
            </w:r>
          </w:p>
        </w:tc>
        <w:tc>
          <w:tcPr>
            <w:tcW w:w="3324" w:type="dxa"/>
          </w:tcPr>
          <w:p w14:paraId="2E6F697B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Larger (db.t3.medium+)</w:t>
            </w:r>
          </w:p>
        </w:tc>
      </w:tr>
      <w:tr w:rsidR="00E36A81" w14:paraId="2DB1F546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2BA3291" w14:textId="77777777" w:rsidR="00E36A81" w:rsidRDefault="00000000">
            <w:r>
              <w:rPr>
                <w:sz w:val="19"/>
              </w:rPr>
              <w:t>Storage</w:t>
            </w:r>
          </w:p>
        </w:tc>
        <w:tc>
          <w:tcPr>
            <w:tcW w:w="3324" w:type="dxa"/>
          </w:tcPr>
          <w:p w14:paraId="5C32AC62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20 GB gp2</w:t>
            </w:r>
          </w:p>
        </w:tc>
        <w:tc>
          <w:tcPr>
            <w:tcW w:w="3324" w:type="dxa"/>
          </w:tcPr>
          <w:p w14:paraId="1F0C15ED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More, with autoscaling</w:t>
            </w:r>
          </w:p>
        </w:tc>
      </w:tr>
      <w:tr w:rsidR="00E36A81" w14:paraId="0B2B7A1D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F1B3F8B" w14:textId="77777777" w:rsidR="00E36A81" w:rsidRDefault="00000000">
            <w:r>
              <w:rPr>
                <w:sz w:val="19"/>
              </w:rPr>
              <w:t>Multi-AZ</w:t>
            </w:r>
          </w:p>
        </w:tc>
        <w:tc>
          <w:tcPr>
            <w:tcW w:w="3324" w:type="dxa"/>
          </w:tcPr>
          <w:p w14:paraId="73618B6A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No</w:t>
            </w:r>
          </w:p>
        </w:tc>
        <w:tc>
          <w:tcPr>
            <w:tcW w:w="3324" w:type="dxa"/>
          </w:tcPr>
          <w:p w14:paraId="002E4C23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Yes</w:t>
            </w:r>
          </w:p>
        </w:tc>
      </w:tr>
      <w:tr w:rsidR="00E36A81" w14:paraId="725E9E9A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DF86223" w14:textId="77777777" w:rsidR="00E36A81" w:rsidRDefault="00000000">
            <w:r>
              <w:rPr>
                <w:sz w:val="19"/>
              </w:rPr>
              <w:t>Backup retention</w:t>
            </w:r>
          </w:p>
        </w:tc>
        <w:tc>
          <w:tcPr>
            <w:tcW w:w="3324" w:type="dxa"/>
          </w:tcPr>
          <w:p w14:paraId="5CD99206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 days</w:t>
            </w:r>
          </w:p>
        </w:tc>
        <w:tc>
          <w:tcPr>
            <w:tcW w:w="3324" w:type="dxa"/>
          </w:tcPr>
          <w:p w14:paraId="21C3DF6A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 days</w:t>
            </w:r>
          </w:p>
        </w:tc>
      </w:tr>
      <w:tr w:rsidR="00E36A81" w14:paraId="2C021B00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2F76385" w14:textId="77777777" w:rsidR="00E36A81" w:rsidRDefault="00000000">
            <w:r>
              <w:rPr>
                <w:sz w:val="19"/>
              </w:rPr>
              <w:t>Deletion protection</w:t>
            </w:r>
          </w:p>
        </w:tc>
        <w:tc>
          <w:tcPr>
            <w:tcW w:w="3324" w:type="dxa"/>
          </w:tcPr>
          <w:p w14:paraId="57B1BC9B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No</w:t>
            </w:r>
          </w:p>
        </w:tc>
        <w:tc>
          <w:tcPr>
            <w:tcW w:w="3324" w:type="dxa"/>
          </w:tcPr>
          <w:p w14:paraId="589D7799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Yes</w:t>
            </w:r>
          </w:p>
        </w:tc>
      </w:tr>
      <w:tr w:rsidR="00E36A81" w14:paraId="7E85ADE6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7D2907C" w14:textId="77777777" w:rsidR="00E36A81" w:rsidRDefault="00000000">
            <w:r>
              <w:rPr>
                <w:sz w:val="19"/>
              </w:rPr>
              <w:t>Encryption</w:t>
            </w:r>
          </w:p>
        </w:tc>
        <w:tc>
          <w:tcPr>
            <w:tcW w:w="3324" w:type="dxa"/>
          </w:tcPr>
          <w:p w14:paraId="13FDDBD0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Yes</w:t>
            </w:r>
          </w:p>
        </w:tc>
        <w:tc>
          <w:tcPr>
            <w:tcW w:w="3324" w:type="dxa"/>
          </w:tcPr>
          <w:p w14:paraId="0CE66A38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Yes</w:t>
            </w:r>
          </w:p>
        </w:tc>
      </w:tr>
      <w:tr w:rsidR="00E36A81" w14:paraId="4C78ABD1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96D3C4D" w14:textId="77777777" w:rsidR="00E36A81" w:rsidRDefault="00000000">
            <w:r>
              <w:rPr>
                <w:sz w:val="19"/>
              </w:rPr>
              <w:t>Public access</w:t>
            </w:r>
          </w:p>
        </w:tc>
        <w:tc>
          <w:tcPr>
            <w:tcW w:w="3324" w:type="dxa"/>
          </w:tcPr>
          <w:p w14:paraId="1EAF379B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No</w:t>
            </w:r>
          </w:p>
        </w:tc>
        <w:tc>
          <w:tcPr>
            <w:tcW w:w="3324" w:type="dxa"/>
          </w:tcPr>
          <w:p w14:paraId="42F502C9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No</w:t>
            </w:r>
          </w:p>
        </w:tc>
      </w:tr>
    </w:tbl>
    <w:p w14:paraId="4C643FC0" w14:textId="77777777" w:rsidR="00E36A81" w:rsidRDefault="00000000">
      <w:r>
        <w:t>RDS is only accessible from EKS worker nodes via the security group — port 5432 from the EKS cluster security group only.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259326D7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3CEE85E3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RDS instance Configuration tab showing engine, instance class, storage, security group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1945C3A0" w14:textId="77777777" w:rsidR="00E36A81" w:rsidRDefault="00E36A81"/>
    <w:p w14:paraId="246E8979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12.4 ECR Repositories</w:t>
      </w:r>
    </w:p>
    <w:p w14:paraId="3F9CB136" w14:textId="77777777" w:rsidR="00E36A81" w:rsidRDefault="00000000">
      <w:r>
        <w:t>All 5 repositories have:</w:t>
      </w:r>
    </w:p>
    <w:p w14:paraId="79473EAE" w14:textId="77777777" w:rsidR="00E36A81" w:rsidRDefault="00000000">
      <w:pPr>
        <w:pStyle w:val="ListBullet"/>
      </w:pPr>
      <w:r>
        <w:t>image_tag_mutability = MUTABLE — allows overwriting tags (useful in dev)</w:t>
      </w:r>
    </w:p>
    <w:p w14:paraId="3D3C7FCA" w14:textId="77777777" w:rsidR="00E36A81" w:rsidRDefault="00000000">
      <w:pPr>
        <w:pStyle w:val="ListBullet"/>
      </w:pPr>
      <w:r>
        <w:t>scan_on_push = true — automatic vulnerability scanning on every push</w:t>
      </w:r>
    </w:p>
    <w:p w14:paraId="54FF357C" w14:textId="77777777" w:rsidR="00E36A81" w:rsidRDefault="00000000">
      <w:pPr>
        <w:pStyle w:val="ListBullet"/>
      </w:pPr>
      <w:r>
        <w:t>Lifecycle policy: keep last 10 images, expire older ones automatically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50E84F37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5DB3AC5D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ECR repository details showing 'Scan on push' enabled and lifecycle policy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7B33CC3D" w14:textId="77777777" w:rsidR="00E36A81" w:rsidRDefault="00E36A81"/>
    <w:p w14:paraId="0D2F4982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12.5 GitHub Actions OIDC</w:t>
      </w:r>
    </w:p>
    <w:p w14:paraId="6A23B1C0" w14:textId="77777777" w:rsidR="00E36A81" w:rsidRDefault="00000000">
      <w:r>
        <w:t>The IAM module creates a GitHub Actions OIDC role that allows CI/CD pipelines in zen-pharma-frontend and zen-pharma-backend to push images to ECR without storing AWS credentials in GitHub Secrets.</w:t>
      </w:r>
    </w:p>
    <w:p w14:paraId="7667156C" w14:textId="77777777" w:rsidR="00E36A81" w:rsidRDefault="00000000">
      <w:r>
        <w:rPr>
          <w:b/>
        </w:rPr>
        <w:t>How it works:</w:t>
      </w:r>
    </w:p>
    <w:p w14:paraId="6BADC80B" w14:textId="77777777" w:rsidR="00E36A81" w:rsidRDefault="00000000">
      <w:pPr>
        <w:pStyle w:val="ListNumber"/>
      </w:pPr>
      <w:r>
        <w:t>GitHub mints a short-lived OIDC token per workflow run</w:t>
      </w:r>
    </w:p>
    <w:p w14:paraId="04E038EC" w14:textId="77777777" w:rsidR="00E36A81" w:rsidRDefault="00000000">
      <w:pPr>
        <w:pStyle w:val="ListNumber"/>
      </w:pPr>
      <w:r>
        <w:t>The workflow calls aws-actions/configure-aws-credentials with the role ARN</w:t>
      </w:r>
    </w:p>
    <w:p w14:paraId="28F47101" w14:textId="77777777" w:rsidR="00E36A81" w:rsidRDefault="00000000">
      <w:pPr>
        <w:pStyle w:val="ListNumber"/>
      </w:pPr>
      <w:r>
        <w:t>AWS validates the token and issues temporary STS credentials (1 hour)</w:t>
      </w:r>
    </w:p>
    <w:p w14:paraId="44A000D7" w14:textId="77777777" w:rsidR="00E36A81" w:rsidRDefault="00000000">
      <w:pPr>
        <w:pStyle w:val="ListNumber"/>
      </w:pPr>
      <w:r>
        <w:t>CI uses these credentials to push images to ECR</w:t>
      </w:r>
    </w:p>
    <w:p w14:paraId="494D0AE7" w14:textId="77777777" w:rsidR="00E36A81" w:rsidRDefault="00000000">
      <w:r>
        <w:t>The role is restricted to:</w:t>
      </w:r>
    </w:p>
    <w:p w14:paraId="2BA80EBE" w14:textId="77777777" w:rsidR="00E36A81" w:rsidRDefault="00000000">
      <w:pPr>
        <w:pStyle w:val="ListBullet"/>
      </w:pPr>
      <w:r>
        <w:t>Only YOUR-GITHUB-USERNAME/zen-pharma-frontend and YOUR-GITHUB-USERNAME/zen-pharma-backend repos</w:t>
      </w:r>
    </w:p>
    <w:p w14:paraId="694A6C28" w14:textId="77777777" w:rsidR="00E36A81" w:rsidRDefault="00000000">
      <w:pPr>
        <w:pStyle w:val="ListBullet"/>
      </w:pPr>
      <w:r>
        <w:t>Only main and develop branches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72A93E94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67243244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IAM role trust policy JSON showing token.actions.githubusercontent.com conditions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61D2B8D6" w14:textId="77777777" w:rsidR="00E36A81" w:rsidRDefault="00E36A81"/>
    <w:p w14:paraId="6C09DA5B" w14:textId="77777777" w:rsidR="00E36A81" w:rsidRDefault="00000000">
      <w:r>
        <w:br w:type="page"/>
      </w:r>
    </w:p>
    <w:p w14:paraId="510AD57C" w14:textId="77777777" w:rsidR="00E36A81" w:rsidRDefault="00000000">
      <w:pPr>
        <w:pStyle w:val="Heading1"/>
      </w:pPr>
      <w:r>
        <w:rPr>
          <w:rFonts w:ascii="Calibri" w:hAnsi="Calibri"/>
          <w:color w:val="003366"/>
        </w:rPr>
        <w:t>13. Day-2 Operations</w:t>
      </w:r>
    </w:p>
    <w:p w14:paraId="27ACDCC6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Making Infrastructure Changes</w:t>
      </w:r>
    </w:p>
    <w:p w14:paraId="2D9E72E5" w14:textId="77777777" w:rsidR="00E36A81" w:rsidRDefault="00000000">
      <w:r>
        <w:t>Always use the PR-based flow: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525585E9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32AA824D" w14:textId="77777777" w:rsidR="00E36A81" w:rsidRDefault="00000000">
            <w:r>
              <w:rPr>
                <w:rFonts w:ascii="Consolas" w:hAnsi="Consolas"/>
                <w:sz w:val="18"/>
              </w:rPr>
              <w:t># 1. Create a branch</w:t>
            </w:r>
            <w:r>
              <w:rPr>
                <w:rFonts w:ascii="Consolas" w:hAnsi="Consolas"/>
                <w:sz w:val="18"/>
              </w:rPr>
              <w:br/>
              <w:t>git checkout -b feature/your-change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2. Make your Terraform changes</w:t>
            </w:r>
            <w:r>
              <w:rPr>
                <w:rFonts w:ascii="Consolas" w:hAnsi="Consolas"/>
                <w:sz w:val="18"/>
              </w:rPr>
              <w:br/>
              <w:t># Edit files in envs/dev/ or modules/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3. Test locally first</w:t>
            </w:r>
            <w:r>
              <w:rPr>
                <w:rFonts w:ascii="Consolas" w:hAnsi="Consolas"/>
                <w:sz w:val="18"/>
              </w:rPr>
              <w:br/>
              <w:t>cd envs/dev</w:t>
            </w:r>
            <w:r>
              <w:rPr>
                <w:rFonts w:ascii="Consolas" w:hAnsi="Consolas"/>
                <w:sz w:val="18"/>
              </w:rPr>
              <w:br/>
              <w:t>terraform init</w:t>
            </w:r>
            <w:r>
              <w:rPr>
                <w:rFonts w:ascii="Consolas" w:hAnsi="Consolas"/>
                <w:sz w:val="18"/>
              </w:rPr>
              <w:br/>
              <w:t>terraform plan \</w:t>
            </w:r>
            <w:r>
              <w:rPr>
                <w:rFonts w:ascii="Consolas" w:hAnsi="Consolas"/>
                <w:sz w:val="18"/>
              </w:rPr>
              <w:br/>
              <w:t xml:space="preserve">  -var="db_password=test" \</w:t>
            </w:r>
            <w:r>
              <w:rPr>
                <w:rFonts w:ascii="Consolas" w:hAnsi="Consolas"/>
                <w:sz w:val="18"/>
              </w:rPr>
              <w:br/>
              <w:t xml:space="preserve">  -var="jwt_secret=test"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4. Push and open a PR</w:t>
            </w:r>
            <w:r>
              <w:rPr>
                <w:rFonts w:ascii="Consolas" w:hAnsi="Consolas"/>
                <w:sz w:val="18"/>
              </w:rPr>
              <w:br/>
              <w:t>git add .</w:t>
            </w:r>
            <w:r>
              <w:rPr>
                <w:rFonts w:ascii="Consolas" w:hAnsi="Consolas"/>
                <w:sz w:val="18"/>
              </w:rPr>
              <w:br/>
              <w:t>git commit -m "describe your change"</w:t>
            </w:r>
            <w:r>
              <w:rPr>
                <w:rFonts w:ascii="Consolas" w:hAnsi="Consolas"/>
                <w:sz w:val="18"/>
              </w:rPr>
              <w:br/>
              <w:t>git push origin feature/your-change</w:t>
            </w:r>
            <w:r>
              <w:rPr>
                <w:rFonts w:ascii="Consolas" w:hAnsi="Consolas"/>
                <w:sz w:val="18"/>
              </w:rPr>
              <w:br/>
              <w:t># Open PR on GitHub → plan runs automatically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5. Review the plan in Actions logs</w:t>
            </w:r>
            <w:r>
              <w:rPr>
                <w:rFonts w:ascii="Consolas" w:hAnsi="Consolas"/>
                <w:sz w:val="18"/>
              </w:rPr>
              <w:br/>
              <w:t># 6. Merge if plan is correct → approve apply</w:t>
            </w:r>
          </w:p>
        </w:tc>
      </w:tr>
    </w:tbl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15021211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35FF0F7D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Local terminal running 'terraform plan' showing the diff before opening the PR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0B7BDFFC" w14:textId="77777777" w:rsidR="00E36A81" w:rsidRDefault="00E36A81"/>
    <w:p w14:paraId="2A4C76CD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Scaling the EKS Node Group</w:t>
      </w:r>
    </w:p>
    <w:p w14:paraId="52766F69" w14:textId="77777777" w:rsidR="00E36A81" w:rsidRDefault="00000000">
      <w:r>
        <w:t>Edit envs/dev/main.tf: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3620D500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249D004A" w14:textId="77777777" w:rsidR="00E36A81" w:rsidRDefault="00000000">
            <w:r>
              <w:rPr>
                <w:rFonts w:ascii="Consolas" w:hAnsi="Consolas"/>
                <w:sz w:val="18"/>
              </w:rPr>
              <w:t>module "eks" {</w:t>
            </w:r>
            <w:r>
              <w:rPr>
                <w:rFonts w:ascii="Consolas" w:hAnsi="Consolas"/>
                <w:sz w:val="18"/>
              </w:rPr>
              <w:br/>
              <w:t xml:space="preserve">  ...</w:t>
            </w:r>
            <w:r>
              <w:rPr>
                <w:rFonts w:ascii="Consolas" w:hAnsi="Consolas"/>
                <w:sz w:val="18"/>
              </w:rPr>
              <w:br/>
              <w:t xml:space="preserve">  desired_capacity = 5    # ← change this</w:t>
            </w:r>
            <w:r>
              <w:rPr>
                <w:rFonts w:ascii="Consolas" w:hAnsi="Consolas"/>
                <w:sz w:val="18"/>
              </w:rPr>
              <w:br/>
              <w:t xml:space="preserve">  min_size         = 3</w:t>
            </w:r>
            <w:r>
              <w:rPr>
                <w:rFonts w:ascii="Consolas" w:hAnsi="Consolas"/>
                <w:sz w:val="18"/>
              </w:rPr>
              <w:br/>
              <w:t xml:space="preserve">  max_size         = 8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24982ABB" w14:textId="77777777" w:rsidR="00E36A81" w:rsidRDefault="00000000">
      <w:r>
        <w:t>Open a PR, review the plan (should show EKS node group update), merge, approve apply.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71118C30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7CAC1794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GitHub Actions plan output showing the node group scaling change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493BFE5B" w14:textId="77777777" w:rsidR="00E36A81" w:rsidRDefault="00E36A81"/>
    <w:p w14:paraId="1D99B8B6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Adding a New ECR Repository</w:t>
      </w:r>
    </w:p>
    <w:p w14:paraId="2D4FD4D1" w14:textId="77777777" w:rsidR="00E36A81" w:rsidRDefault="00000000">
      <w:r>
        <w:t>Edit envs/dev/main.tf: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35791E84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6AA42054" w14:textId="77777777" w:rsidR="00E36A81" w:rsidRDefault="00000000">
            <w:r>
              <w:rPr>
                <w:rFonts w:ascii="Consolas" w:hAnsi="Consolas"/>
                <w:sz w:val="18"/>
              </w:rPr>
              <w:t>module "ecr" {</w:t>
            </w:r>
            <w:r>
              <w:rPr>
                <w:rFonts w:ascii="Consolas" w:hAnsi="Consolas"/>
                <w:sz w:val="18"/>
              </w:rPr>
              <w:br/>
              <w:t xml:space="preserve">  ...</w:t>
            </w:r>
            <w:r>
              <w:rPr>
                <w:rFonts w:ascii="Consolas" w:hAnsi="Consolas"/>
                <w:sz w:val="18"/>
              </w:rPr>
              <w:br/>
              <w:t xml:space="preserve">  repositories = [</w:t>
            </w:r>
            <w:r>
              <w:rPr>
                <w:rFonts w:ascii="Consolas" w:hAnsi="Consolas"/>
                <w:sz w:val="18"/>
              </w:rPr>
              <w:br/>
              <w:t xml:space="preserve">    "api-gateway",</w:t>
            </w:r>
            <w:r>
              <w:rPr>
                <w:rFonts w:ascii="Consolas" w:hAnsi="Consolas"/>
                <w:sz w:val="18"/>
              </w:rPr>
              <w:br/>
              <w:t xml:space="preserve">    "auth-service",</w:t>
            </w:r>
            <w:r>
              <w:rPr>
                <w:rFonts w:ascii="Consolas" w:hAnsi="Consolas"/>
                <w:sz w:val="18"/>
              </w:rPr>
              <w:br/>
              <w:t xml:space="preserve">    "pharma-ui",</w:t>
            </w:r>
            <w:r>
              <w:rPr>
                <w:rFonts w:ascii="Consolas" w:hAnsi="Consolas"/>
                <w:sz w:val="18"/>
              </w:rPr>
              <w:br/>
              <w:t xml:space="preserve">    "notification-service",</w:t>
            </w:r>
            <w:r>
              <w:rPr>
                <w:rFonts w:ascii="Consolas" w:hAnsi="Consolas"/>
                <w:sz w:val="18"/>
              </w:rPr>
              <w:br/>
              <w:t xml:space="preserve">    "drug-catalog-service",</w:t>
            </w:r>
            <w:r>
              <w:rPr>
                <w:rFonts w:ascii="Consolas" w:hAnsi="Consolas"/>
                <w:sz w:val="18"/>
              </w:rPr>
              <w:br/>
              <w:t xml:space="preserve">    "new-service"            # ← add here</w:t>
            </w:r>
            <w:r>
              <w:rPr>
                <w:rFonts w:ascii="Consolas" w:hAnsi="Consolas"/>
                <w:sz w:val="18"/>
              </w:rPr>
              <w:br/>
              <w:t xml:space="preserve">  ]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02948C4B" w14:textId="77777777" w:rsidR="00E36A81" w:rsidRDefault="00000000">
      <w:r>
        <w:t>Plan will show 2 new resources: aws_ecr_repository.main["new-service"] and its lifecycle policy.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24A9DBB4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17D6C0A9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Terraform plan output showing '+ aws_ecr_repository.main["new-service"]' to be created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235E5DBC" w14:textId="77777777" w:rsidR="00E36A81" w:rsidRDefault="00E36A81"/>
    <w:p w14:paraId="763ECADD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Checking State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388172AA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61F96AC2" w14:textId="77777777" w:rsidR="00E36A81" w:rsidRDefault="00000000">
            <w:r>
              <w:rPr>
                <w:rFonts w:ascii="Consolas" w:hAnsi="Consolas"/>
                <w:sz w:val="18"/>
              </w:rPr>
              <w:t>cd envs/dev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List all resources in state</w:t>
            </w:r>
            <w:r>
              <w:rPr>
                <w:rFonts w:ascii="Consolas" w:hAnsi="Consolas"/>
                <w:sz w:val="18"/>
              </w:rPr>
              <w:br/>
              <w:t>terraform state list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Inspect a specific resource</w:t>
            </w:r>
            <w:r>
              <w:rPr>
                <w:rFonts w:ascii="Consolas" w:hAnsi="Consolas"/>
                <w:sz w:val="18"/>
              </w:rPr>
              <w:br/>
              <w:t>terraform state show module.eks.aws_eks_cluster.main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Check for drift (what changed in AWS outside Terraform)</w:t>
            </w:r>
            <w:r>
              <w:rPr>
                <w:rFonts w:ascii="Consolas" w:hAnsi="Consolas"/>
                <w:sz w:val="18"/>
              </w:rPr>
              <w:br/>
              <w:t>terraform plan \</w:t>
            </w:r>
            <w:r>
              <w:rPr>
                <w:rFonts w:ascii="Consolas" w:hAnsi="Consolas"/>
                <w:sz w:val="18"/>
              </w:rPr>
              <w:br/>
              <w:t xml:space="preserve">  -var="db_password=dummy" \</w:t>
            </w:r>
            <w:r>
              <w:rPr>
                <w:rFonts w:ascii="Consolas" w:hAnsi="Consolas"/>
                <w:sz w:val="18"/>
              </w:rPr>
              <w:br/>
              <w:t xml:space="preserve">  -var="jwt_secret=dummy"</w:t>
            </w:r>
          </w:p>
        </w:tc>
      </w:tr>
    </w:tbl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2148F522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5918A398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Terminal output of 'terraform state list' showing all managed resources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06F0D6F2" w14:textId="77777777" w:rsidR="00E36A81" w:rsidRDefault="00E36A81"/>
    <w:p w14:paraId="6072C13A" w14:textId="77777777" w:rsidR="00E36A81" w:rsidRDefault="00000000">
      <w:r>
        <w:br w:type="page"/>
      </w:r>
    </w:p>
    <w:p w14:paraId="2D6BBA91" w14:textId="77777777" w:rsidR="00E36A81" w:rsidRDefault="00000000">
      <w:pPr>
        <w:pStyle w:val="Heading1"/>
      </w:pPr>
      <w:r>
        <w:rPr>
          <w:rFonts w:ascii="Calibri" w:hAnsi="Calibri"/>
          <w:color w:val="003366"/>
        </w:rPr>
        <w:t>14. Destroying Infrastructure</w:t>
      </w:r>
    </w:p>
    <w:p w14:paraId="18E1271E" w14:textId="77777777" w:rsidR="00E36A81" w:rsidRDefault="00000000">
      <w:r>
        <w:rPr>
          <w:b/>
          <w:color w:val="C00000"/>
        </w:rPr>
        <w:t>Warning: This permanently deletes all infrastructure including the EKS cluster, RDS database, and all data. There is no undo.</w:t>
      </w:r>
    </w:p>
    <w:p w14:paraId="10A66698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Via Pipeline (Recommended)</w:t>
      </w:r>
    </w:p>
    <w:p w14:paraId="5ABA8DA3" w14:textId="77777777" w:rsidR="00E36A81" w:rsidRDefault="00000000">
      <w:pPr>
        <w:pStyle w:val="ListNumber"/>
      </w:pPr>
      <w:r>
        <w:t>Go to your fork on GitHub → Actions</w:t>
      </w:r>
    </w:p>
    <w:p w14:paraId="41D89DCD" w14:textId="77777777" w:rsidR="00E36A81" w:rsidRDefault="00000000">
      <w:pPr>
        <w:pStyle w:val="ListNumber"/>
      </w:pPr>
      <w:r>
        <w:t>Select Terraform Infrastructure workflow</w:t>
      </w:r>
    </w:p>
    <w:p w14:paraId="2E2A976B" w14:textId="77777777" w:rsidR="00E36A81" w:rsidRDefault="00000000">
      <w:pPr>
        <w:pStyle w:val="ListNumber"/>
      </w:pPr>
      <w:r>
        <w:t>Click Run workflow</w:t>
      </w:r>
    </w:p>
    <w:p w14:paraId="32FFA476" w14:textId="77777777" w:rsidR="00E36A81" w:rsidRDefault="00000000">
      <w:pPr>
        <w:pStyle w:val="ListNumber"/>
      </w:pPr>
      <w:r>
        <w:t>Set:</w:t>
      </w:r>
    </w:p>
    <w:p w14:paraId="14550C60" w14:textId="77777777" w:rsidR="00E36A81" w:rsidRDefault="00000000">
      <w:pPr>
        <w:pStyle w:val="ListBullet"/>
        <w:ind w:left="720"/>
      </w:pPr>
      <w:r>
        <w:t>Terraform action: destroy</w:t>
      </w:r>
    </w:p>
    <w:p w14:paraId="1DC8799F" w14:textId="77777777" w:rsidR="00E36A81" w:rsidRDefault="00000000">
      <w:pPr>
        <w:pStyle w:val="ListBullet"/>
        <w:ind w:left="720"/>
      </w:pPr>
      <w:r>
        <w:t>Type "destroy" to confirm: destroy</w:t>
      </w:r>
    </w:p>
    <w:p w14:paraId="2EEE8BD3" w14:textId="77777777" w:rsidR="00E36A81" w:rsidRDefault="00000000">
      <w:pPr>
        <w:pStyle w:val="ListNumber"/>
      </w:pPr>
      <w:r>
        <w:t>Click Run workflow</w:t>
      </w:r>
    </w:p>
    <w:p w14:paraId="1076E6EF" w14:textId="77777777" w:rsidR="00E36A81" w:rsidRDefault="00000000">
      <w:pPr>
        <w:pStyle w:val="ListNumber"/>
      </w:pPr>
      <w:r>
        <w:t>The destroy job will pause for approval — review then approve</w:t>
      </w:r>
    </w:p>
    <w:p w14:paraId="3C862B07" w14:textId="77777777" w:rsidR="00E36A81" w:rsidRDefault="00000000">
      <w:pPr>
        <w:pStyle w:val="ListNumber"/>
      </w:pPr>
      <w:r>
        <w:t>Wait 15–25 minutes for all resources to be deleted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25D34440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022D7AF9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Actions → Run workflow dropdown with action=destroy and confirm_destroy=destroy fields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34EE2205" w14:textId="77777777" w:rsidR="00E36A81" w:rsidRDefault="00E36A81"/>
    <w:p w14:paraId="2E9BF156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Locally (Alternative)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48FB112B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2F8629B7" w14:textId="77777777" w:rsidR="00E36A81" w:rsidRDefault="00000000">
            <w:r>
              <w:rPr>
                <w:rFonts w:ascii="Consolas" w:hAnsi="Consolas"/>
                <w:sz w:val="18"/>
              </w:rPr>
              <w:t>cd envs/dev</w:t>
            </w:r>
            <w:r>
              <w:rPr>
                <w:rFonts w:ascii="Consolas" w:hAnsi="Consolas"/>
                <w:sz w:val="18"/>
              </w:rPr>
              <w:br/>
              <w:t>terraform init</w:t>
            </w:r>
            <w:r>
              <w:rPr>
                <w:rFonts w:ascii="Consolas" w:hAnsi="Consolas"/>
                <w:sz w:val="18"/>
              </w:rPr>
              <w:br/>
              <w:t>terraform destroy \</w:t>
            </w:r>
            <w:r>
              <w:rPr>
                <w:rFonts w:ascii="Consolas" w:hAnsi="Consolas"/>
                <w:sz w:val="18"/>
              </w:rPr>
              <w:br/>
              <w:t xml:space="preserve">  -var="db_password=dummy" \</w:t>
            </w:r>
            <w:r>
              <w:rPr>
                <w:rFonts w:ascii="Consolas" w:hAnsi="Consolas"/>
                <w:sz w:val="18"/>
              </w:rPr>
              <w:br/>
              <w:t xml:space="preserve">  -var="jwt_secret=dummy" \</w:t>
            </w:r>
            <w:r>
              <w:rPr>
                <w:rFonts w:ascii="Consolas" w:hAnsi="Consolas"/>
                <w:sz w:val="18"/>
              </w:rPr>
              <w:br/>
              <w:t xml:space="preserve">  -var="github_org=YOUR-GITHUB-USERNAME"</w:t>
            </w:r>
          </w:p>
        </w:tc>
      </w:tr>
    </w:tbl>
    <w:p w14:paraId="62CE8798" w14:textId="77777777" w:rsidR="00E36A81" w:rsidRDefault="00000000">
      <w:r>
        <w:t>Type yes when prompted.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0A79CD71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2834BE6B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Local terminal running 'terraform destroy' and confirming the destroy plan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7DCB0EDC" w14:textId="77777777" w:rsidR="00E36A81" w:rsidRDefault="00E36A81"/>
    <w:p w14:paraId="72061191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After Destroying</w:t>
      </w:r>
    </w:p>
    <w:p w14:paraId="6DDCED6C" w14:textId="77777777" w:rsidR="00E36A81" w:rsidRDefault="00000000">
      <w:r>
        <w:t>The S3 state bucket is not deleted by Terraform destroy — it is managed separately. To delete it: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75B43563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4F8D2AEA" w14:textId="77777777" w:rsidR="00E36A81" w:rsidRDefault="00000000">
            <w:r>
              <w:rPr>
                <w:rFonts w:ascii="Consolas" w:hAnsi="Consolas"/>
                <w:sz w:val="18"/>
              </w:rPr>
              <w:t># Empty the bucket first</w:t>
            </w:r>
            <w:r>
              <w:rPr>
                <w:rFonts w:ascii="Consolas" w:hAnsi="Consolas"/>
                <w:sz w:val="18"/>
              </w:rPr>
              <w:br/>
              <w:t>aws s3 rm s3://zen-pharma-terraform-state-YOUR-GITHUB-USERNAME --recursive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Delete the bucket</w:t>
            </w:r>
            <w:r>
              <w:rPr>
                <w:rFonts w:ascii="Consolas" w:hAnsi="Consolas"/>
                <w:sz w:val="18"/>
              </w:rPr>
              <w:br/>
              <w:t>aws s3api delete-bucket \</w:t>
            </w:r>
            <w:r>
              <w:rPr>
                <w:rFonts w:ascii="Consolas" w:hAnsi="Consolas"/>
                <w:sz w:val="18"/>
              </w:rPr>
              <w:br/>
              <w:t xml:space="preserve">  --bucket zen-pharma-terraform-state-YOUR-GITHUB-USERNAME \</w:t>
            </w:r>
            <w:r>
              <w:rPr>
                <w:rFonts w:ascii="Consolas" w:hAnsi="Consolas"/>
                <w:sz w:val="18"/>
              </w:rPr>
              <w:br/>
              <w:t xml:space="preserve">  --region us-east-1</w:t>
            </w:r>
          </w:p>
        </w:tc>
      </w:tr>
    </w:tbl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13AA1FCB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1D7103C3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S3 console showing the state bucket is empty after the rm command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00925AF5" w14:textId="77777777" w:rsidR="00E36A81" w:rsidRDefault="00E36A81"/>
    <w:p w14:paraId="09B822ED" w14:textId="77777777" w:rsidR="00E36A81" w:rsidRDefault="00000000">
      <w:r>
        <w:br w:type="page"/>
      </w:r>
    </w:p>
    <w:p w14:paraId="7820A13B" w14:textId="77777777" w:rsidR="00E36A81" w:rsidRDefault="00000000">
      <w:pPr>
        <w:pStyle w:val="Heading1"/>
      </w:pPr>
      <w:r>
        <w:rPr>
          <w:rFonts w:ascii="Calibri" w:hAnsi="Calibri"/>
          <w:color w:val="003366"/>
        </w:rPr>
        <w:t>15. Troubleshooting</w:t>
      </w:r>
    </w:p>
    <w:p w14:paraId="16D6568D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Plan shows resources already exist (RepositoryAlreadyExistsException)</w:t>
      </w:r>
    </w:p>
    <w:p w14:paraId="37C30FB4" w14:textId="77777777" w:rsidR="00E36A81" w:rsidRDefault="00000000">
      <w:r>
        <w:t>ECR repositories cannot be destroyed if they contain images. If you recreated the stack after a destroy, images may still exist in the repos.</w:t>
      </w:r>
    </w:p>
    <w:p w14:paraId="513E33DF" w14:textId="77777777" w:rsidR="00E36A81" w:rsidRDefault="00000000">
      <w:r>
        <w:rPr>
          <w:b/>
        </w:rPr>
        <w:t>Fix — delete repos manually then re-run: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1D34E8FD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5A58D6CA" w14:textId="77777777" w:rsidR="00E36A81" w:rsidRDefault="00000000">
            <w:r>
              <w:rPr>
                <w:rFonts w:ascii="Consolas" w:hAnsi="Consolas"/>
                <w:sz w:val="18"/>
              </w:rPr>
              <w:t>for repo in api-gateway auth-service pharma-ui notification-service drug-catalog-service; do</w:t>
            </w:r>
            <w:r>
              <w:rPr>
                <w:rFonts w:ascii="Consolas" w:hAnsi="Consolas"/>
                <w:sz w:val="18"/>
              </w:rPr>
              <w:br/>
              <w:t xml:space="preserve">  aws ecr delete-repository \</w:t>
            </w:r>
            <w:r>
              <w:rPr>
                <w:rFonts w:ascii="Consolas" w:hAnsi="Consolas"/>
                <w:sz w:val="18"/>
              </w:rPr>
              <w:br/>
              <w:t xml:space="preserve">    --repository-name $repo \</w:t>
            </w:r>
            <w:r>
              <w:rPr>
                <w:rFonts w:ascii="Consolas" w:hAnsi="Consolas"/>
                <w:sz w:val="18"/>
              </w:rPr>
              <w:br/>
              <w:t xml:space="preserve">    --force \</w:t>
            </w:r>
            <w:r>
              <w:rPr>
                <w:rFonts w:ascii="Consolas" w:hAnsi="Consolas"/>
                <w:sz w:val="18"/>
              </w:rPr>
              <w:br/>
              <w:t xml:space="preserve">    --region us-east-1</w:t>
            </w:r>
            <w:r>
              <w:rPr>
                <w:rFonts w:ascii="Consolas" w:hAnsi="Consolas"/>
                <w:sz w:val="18"/>
              </w:rPr>
              <w:br/>
              <w:t>done</w:t>
            </w:r>
          </w:p>
        </w:tc>
      </w:tr>
    </w:tbl>
    <w:p w14:paraId="11DAF114" w14:textId="77777777" w:rsidR="00E36A81" w:rsidRDefault="00000000">
      <w:r>
        <w:t>Then re-trigger the pipeline.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3CD2458C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175F4477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ECR console after running the delete-repository loop — repos removed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69C2EE2A" w14:textId="77777777" w:rsidR="00E36A81" w:rsidRDefault="00E36A81"/>
    <w:p w14:paraId="7637A715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Apply failed halfway through</w:t>
      </w:r>
    </w:p>
    <w:p w14:paraId="5011CB10" w14:textId="77777777" w:rsidR="00E36A81" w:rsidRDefault="00000000">
      <w:r>
        <w:t>Do not panic. Terraform updates state for every resource it successfully creates.</w:t>
      </w:r>
    </w:p>
    <w:p w14:paraId="55A7F728" w14:textId="77777777" w:rsidR="00E36A81" w:rsidRDefault="00000000">
      <w:pPr>
        <w:pStyle w:val="ListNumber"/>
      </w:pPr>
      <w:r>
        <w:t>Read the error in the Actions logs (expand the Apply step, scroll up from the bottom)</w:t>
      </w:r>
    </w:p>
    <w:p w14:paraId="27C1AB46" w14:textId="77777777" w:rsidR="00E36A81" w:rsidRDefault="00000000">
      <w:pPr>
        <w:pStyle w:val="ListNumber"/>
      </w:pPr>
      <w:r>
        <w:t>Fix the root cause</w:t>
      </w:r>
    </w:p>
    <w:p w14:paraId="4BD46BEE" w14:textId="77777777" w:rsidR="00E36A81" w:rsidRDefault="00000000">
      <w:pPr>
        <w:pStyle w:val="ListNumber"/>
      </w:pPr>
      <w:r>
        <w:t>Re-trigger the pipeline — it will continue from where it left off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5F7C4523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2F3D5896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GitHub Actions log showing the apply error and partial progress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3D7536F7" w14:textId="77777777" w:rsidR="00E36A81" w:rsidRDefault="00E36A81"/>
    <w:p w14:paraId="54CA871C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State lock error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48540FAB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78AE0DCB" w14:textId="77777777" w:rsidR="00E36A81" w:rsidRDefault="00000000">
            <w:r>
              <w:rPr>
                <w:rFonts w:ascii="Consolas" w:hAnsi="Consolas"/>
                <w:sz w:val="18"/>
              </w:rPr>
              <w:t>Error: Error acquiring the state lock</w:t>
            </w:r>
          </w:p>
        </w:tc>
      </w:tr>
    </w:tbl>
    <w:p w14:paraId="5BE9F4C0" w14:textId="77777777" w:rsidR="00E36A81" w:rsidRDefault="00000000">
      <w:r>
        <w:t>Another apply is running (or a previous one crashed mid-run). Wait for it to finish. If you are certain no apply is running: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1A963CA7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395F5D97" w14:textId="77777777" w:rsidR="00E36A81" w:rsidRDefault="00000000">
            <w:r>
              <w:rPr>
                <w:rFonts w:ascii="Consolas" w:hAnsi="Consolas"/>
                <w:sz w:val="18"/>
              </w:rPr>
              <w:t>cd envs/dev</w:t>
            </w:r>
            <w:r>
              <w:rPr>
                <w:rFonts w:ascii="Consolas" w:hAnsi="Consolas"/>
                <w:sz w:val="18"/>
              </w:rPr>
              <w:br/>
              <w:t>terraform force-unlock &lt;LOCK-ID&gt;</w:t>
            </w:r>
            <w:r>
              <w:rPr>
                <w:rFonts w:ascii="Consolas" w:hAnsi="Consolas"/>
                <w:sz w:val="18"/>
              </w:rPr>
              <w:br/>
              <w:t># Lock ID is shown in the error message</w:t>
            </w:r>
          </w:p>
        </w:tc>
      </w:tr>
    </w:tbl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23BD3BE9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10A1A17F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Terminal showing 'Error acquiring the state lock' with the LOCK-ID highlighted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2DB02B05" w14:textId="77777777" w:rsidR="00E36A81" w:rsidRDefault="00E36A81"/>
    <w:p w14:paraId="5A6F1C55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terraform init fails — bucket does not exist</w:t>
      </w:r>
    </w:p>
    <w:p w14:paraId="739EC796" w14:textId="77777777" w:rsidR="00E36A81" w:rsidRDefault="00000000">
      <w:r>
        <w:t>You have not created the S3 bucket yet. Follow Step 2.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32662A50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2D5BB61C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terraform init error: 'Failed to get existing workspaces: NoSuchBucket'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1472063F" w14:textId="77777777" w:rsidR="00E36A81" w:rsidRDefault="00E36A81"/>
    <w:p w14:paraId="756667CA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EKS nodes not joining the cluster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05072DA0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74A8A678" w14:textId="77777777" w:rsidR="00E36A81" w:rsidRDefault="00000000">
            <w:r>
              <w:rPr>
                <w:rFonts w:ascii="Consolas" w:hAnsi="Consolas"/>
                <w:sz w:val="18"/>
              </w:rPr>
              <w:t>kubectl get nodes</w:t>
            </w:r>
            <w:r>
              <w:rPr>
                <w:rFonts w:ascii="Consolas" w:hAnsi="Consolas"/>
                <w:sz w:val="18"/>
              </w:rPr>
              <w:br/>
              <w:t># Shows nodes in NotReady state</w:t>
            </w:r>
          </w:p>
        </w:tc>
      </w:tr>
    </w:tbl>
    <w:p w14:paraId="7F6E197B" w14:textId="77777777" w:rsidR="00E36A81" w:rsidRDefault="00000000">
      <w:r>
        <w:t>Check node group IAM role has the required policies:</w:t>
      </w:r>
    </w:p>
    <w:p w14:paraId="3DD47307" w14:textId="77777777" w:rsidR="00E36A81" w:rsidRDefault="00000000">
      <w:pPr>
        <w:pStyle w:val="ListBullet"/>
      </w:pPr>
      <w:r>
        <w:t>AmazonEKSWorkerNodePolicy</w:t>
      </w:r>
    </w:p>
    <w:p w14:paraId="1A4DAA63" w14:textId="77777777" w:rsidR="00E36A81" w:rsidRDefault="00000000">
      <w:pPr>
        <w:pStyle w:val="ListBullet"/>
      </w:pPr>
      <w:r>
        <w:t>AmazonEKS_CNI_Policy</w:t>
      </w:r>
    </w:p>
    <w:p w14:paraId="308E5F73" w14:textId="77777777" w:rsidR="00E36A81" w:rsidRDefault="00000000">
      <w:pPr>
        <w:pStyle w:val="ListBullet"/>
      </w:pPr>
      <w:r>
        <w:t>AmazonEC2ContainerRegistryReadOnly</w:t>
      </w:r>
    </w:p>
    <w:p w14:paraId="60F07D31" w14:textId="77777777" w:rsidR="00E36A81" w:rsidRDefault="00000000">
      <w:r>
        <w:t>These are attached automatically by Terraform. If nodes are not joining, the apply may not have completed fully — check the apply logs.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5E9FA2F2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04FFA668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IAM console — node group role with all 3 EKS managed policies attached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2D3AFC7A" w14:textId="77777777" w:rsidR="00E36A81" w:rsidRDefault="00E36A81"/>
    <w:p w14:paraId="4AF490A3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Pipeline apply job is skipped</w:t>
      </w:r>
    </w:p>
    <w:p w14:paraId="235D9F86" w14:textId="77777777" w:rsidR="00E36A81" w:rsidRDefault="00000000">
      <w:r>
        <w:t>The apply job only runs on:</w:t>
      </w:r>
    </w:p>
    <w:p w14:paraId="59BD9725" w14:textId="77777777" w:rsidR="00E36A81" w:rsidRDefault="00000000">
      <w:pPr>
        <w:pStyle w:val="ListBullet"/>
      </w:pPr>
      <w:r>
        <w:t>Push/merge to main when envs/dev/** or modules/** files changed</w:t>
      </w:r>
    </w:p>
    <w:p w14:paraId="595C3A82" w14:textId="77777777" w:rsidR="00E36A81" w:rsidRDefault="00000000">
      <w:pPr>
        <w:pStyle w:val="ListBullet"/>
      </w:pPr>
      <w:r>
        <w:t>Manual workflow_dispatch with action: apply</w:t>
      </w:r>
    </w:p>
    <w:p w14:paraId="423D85C9" w14:textId="77777777" w:rsidR="00E36A81" w:rsidRDefault="00000000">
      <w:r>
        <w:t>If you only changed workflow files (.github/workflows/), the paths filter prevents the pipeline from triggering.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04969D66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4D4253D3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GitHub Actions → file filter showing only envs/** and modules/** trigger the workflow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2120FA12" w14:textId="77777777" w:rsidR="00E36A81" w:rsidRDefault="00E36A81"/>
    <w:p w14:paraId="092637DE" w14:textId="77777777" w:rsidR="00E36A81" w:rsidRDefault="00000000">
      <w:pPr>
        <w:pStyle w:val="Heading2"/>
      </w:pPr>
      <w:r>
        <w:rPr>
          <w:rFonts w:ascii="Calibri" w:hAnsi="Calibri"/>
          <w:color w:val="003366"/>
        </w:rPr>
        <w:t>Cannot connect to EKS cluster locally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3EA0A83C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1A3A0363" w14:textId="77777777" w:rsidR="00E36A81" w:rsidRDefault="00000000">
            <w:r>
              <w:rPr>
                <w:rFonts w:ascii="Consolas" w:hAnsi="Consolas"/>
                <w:sz w:val="18"/>
              </w:rPr>
              <w:t># Re-fetch credentials</w:t>
            </w:r>
            <w:r>
              <w:rPr>
                <w:rFonts w:ascii="Consolas" w:hAnsi="Consolas"/>
                <w:sz w:val="18"/>
              </w:rPr>
              <w:br/>
              <w:t>aws eks update-kubeconfig --region us-east-1 --name pharma-dev-cluster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Check your AWS identity</w:t>
            </w:r>
            <w:r>
              <w:rPr>
                <w:rFonts w:ascii="Consolas" w:hAnsi="Consolas"/>
                <w:sz w:val="18"/>
              </w:rPr>
              <w:br/>
              <w:t>aws sts get-caller-identity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Verify cluster is active</w:t>
            </w:r>
            <w:r>
              <w:rPr>
                <w:rFonts w:ascii="Consolas" w:hAnsi="Consolas"/>
                <w:sz w:val="18"/>
              </w:rPr>
              <w:br/>
              <w:t>aws eks describe-cluster --name pharma-dev-cluster --query 'cluster.status'</w:t>
            </w:r>
          </w:p>
        </w:tc>
      </w:tr>
    </w:tbl>
    <w:p w14:paraId="3462D346" w14:textId="77777777" w:rsidR="00E36A81" w:rsidRDefault="00000000">
      <w:r>
        <w:t>Only the IAM entity that created the cluster (the CI/CD role or your local user) has access by default. If using a different IAM user locally, you need to add it to the EKS aws-auth ConfigMap.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6CCC3AE4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4E4FF73A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kubectl get nodes failing with 'You must be logged in to the server (Unauthorized)'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71FC4053" w14:textId="77777777" w:rsidR="00E36A81" w:rsidRDefault="00E36A81"/>
    <w:p w14:paraId="753CA7F6" w14:textId="77777777" w:rsidR="00E36A81" w:rsidRDefault="00000000">
      <w:r>
        <w:br w:type="page"/>
      </w:r>
    </w:p>
    <w:p w14:paraId="3304734A" w14:textId="77777777" w:rsidR="00E36A81" w:rsidRDefault="00000000">
      <w:pPr>
        <w:pStyle w:val="Heading1"/>
      </w:pPr>
      <w:r>
        <w:rPr>
          <w:rFonts w:ascii="Calibri" w:hAnsi="Calibri"/>
          <w:color w:val="003366"/>
        </w:rPr>
        <w:t>16. Cost Estimate (Dev Environment)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75"/>
        <w:gridCol w:w="4977"/>
      </w:tblGrid>
      <w:tr w:rsidR="00E36A81" w14:paraId="0DE966C3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shd w:val="clear" w:color="auto" w:fill="2E75B6"/>
          </w:tcPr>
          <w:p w14:paraId="4CC7BF84" w14:textId="77777777" w:rsidR="00E36A81" w:rsidRDefault="00000000">
            <w:r>
              <w:rPr>
                <w:color w:val="FFFFFF"/>
                <w:sz w:val="20"/>
              </w:rPr>
              <w:t>Resource</w:t>
            </w:r>
          </w:p>
        </w:tc>
        <w:tc>
          <w:tcPr>
            <w:tcW w:w="4986" w:type="dxa"/>
            <w:shd w:val="clear" w:color="auto" w:fill="2E75B6"/>
          </w:tcPr>
          <w:p w14:paraId="260AF86E" w14:textId="77777777" w:rsidR="00E36A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Approximate Cost</w:t>
            </w:r>
          </w:p>
        </w:tc>
      </w:tr>
      <w:tr w:rsidR="00E36A81" w14:paraId="5F76158B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E17EF4D" w14:textId="77777777" w:rsidR="00E36A81" w:rsidRDefault="00000000">
            <w:r>
              <w:rPr>
                <w:sz w:val="19"/>
              </w:rPr>
              <w:t>EKS Cluster</w:t>
            </w:r>
          </w:p>
        </w:tc>
        <w:tc>
          <w:tcPr>
            <w:tcW w:w="4986" w:type="dxa"/>
          </w:tcPr>
          <w:p w14:paraId="07443A1D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~$0.10/hour (~$72/month)</w:t>
            </w:r>
          </w:p>
        </w:tc>
      </w:tr>
      <w:tr w:rsidR="00E36A81" w14:paraId="66B7C2BE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0255960" w14:textId="77777777" w:rsidR="00E36A81" w:rsidRDefault="00000000">
            <w:r>
              <w:rPr>
                <w:sz w:val="19"/>
              </w:rPr>
              <w:t>3x t3.small EC2 nodes</w:t>
            </w:r>
          </w:p>
        </w:tc>
        <w:tc>
          <w:tcPr>
            <w:tcW w:w="4986" w:type="dxa"/>
          </w:tcPr>
          <w:p w14:paraId="43E29696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~$0.06/hour (~$43/month)</w:t>
            </w:r>
          </w:p>
        </w:tc>
      </w:tr>
      <w:tr w:rsidR="00E36A81" w14:paraId="1E249516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2B6F374" w14:textId="77777777" w:rsidR="00E36A81" w:rsidRDefault="00000000">
            <w:r>
              <w:rPr>
                <w:sz w:val="19"/>
              </w:rPr>
              <w:t>RDS db.t3.micro</w:t>
            </w:r>
          </w:p>
        </w:tc>
        <w:tc>
          <w:tcPr>
            <w:tcW w:w="4986" w:type="dxa"/>
          </w:tcPr>
          <w:p w14:paraId="2FA6695B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~$0.02/hour (~$14/month)</w:t>
            </w:r>
          </w:p>
        </w:tc>
      </w:tr>
      <w:tr w:rsidR="00E36A81" w14:paraId="0FF88293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C783C56" w14:textId="77777777" w:rsidR="00E36A81" w:rsidRDefault="00000000">
            <w:r>
              <w:rPr>
                <w:sz w:val="19"/>
              </w:rPr>
              <w:t>NAT Gateway</w:t>
            </w:r>
          </w:p>
        </w:tc>
        <w:tc>
          <w:tcPr>
            <w:tcW w:w="4986" w:type="dxa"/>
          </w:tcPr>
          <w:p w14:paraId="2BAFBD28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~$0.045/hour (~$32/month) + data transfer</w:t>
            </w:r>
          </w:p>
        </w:tc>
      </w:tr>
      <w:tr w:rsidR="00E36A81" w14:paraId="152BFDB4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BB5E91D" w14:textId="77777777" w:rsidR="00E36A81" w:rsidRDefault="00000000">
            <w:r>
              <w:rPr>
                <w:sz w:val="19"/>
              </w:rPr>
              <w:t>ECR Storage</w:t>
            </w:r>
          </w:p>
        </w:tc>
        <w:tc>
          <w:tcPr>
            <w:tcW w:w="4986" w:type="dxa"/>
          </w:tcPr>
          <w:p w14:paraId="1CBCE1B7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~$0.10/GB/month (minimal)</w:t>
            </w:r>
          </w:p>
        </w:tc>
      </w:tr>
      <w:tr w:rsidR="00E36A81" w14:paraId="3FDBDCFF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3B09C29" w14:textId="77777777" w:rsidR="00E36A81" w:rsidRDefault="00000000">
            <w:r>
              <w:rPr>
                <w:sz w:val="19"/>
              </w:rPr>
              <w:t>Secrets Manager</w:t>
            </w:r>
          </w:p>
        </w:tc>
        <w:tc>
          <w:tcPr>
            <w:tcW w:w="4986" w:type="dxa"/>
          </w:tcPr>
          <w:p w14:paraId="3963AC75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~$0.40/secret/month (2 secrets = ~$0.80)</w:t>
            </w:r>
          </w:p>
        </w:tc>
      </w:tr>
      <w:tr w:rsidR="00E36A81" w14:paraId="0257AFC0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0B9E9F7" w14:textId="77777777" w:rsidR="00E36A81" w:rsidRDefault="00000000">
            <w:r>
              <w:rPr>
                <w:sz w:val="19"/>
              </w:rPr>
              <w:t>Total estimate</w:t>
            </w:r>
          </w:p>
        </w:tc>
        <w:tc>
          <w:tcPr>
            <w:tcW w:w="4986" w:type="dxa"/>
          </w:tcPr>
          <w:p w14:paraId="2751A5F0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~$160–180/month</w:t>
            </w:r>
          </w:p>
        </w:tc>
      </w:tr>
    </w:tbl>
    <w:p w14:paraId="78FDF7C4" w14:textId="77777777" w:rsidR="00E36A81" w:rsidRDefault="00000000">
      <w:r>
        <w:rPr>
          <w:i/>
        </w:rPr>
        <w:t>Tip for learners: Destroy the infrastructure when not in use. EKS and NAT Gateway are the largest costs. Use the destroy pipeline at the end of each day and re-provision when needed.</w:t>
      </w:r>
    </w:p>
    <w:p w14:paraId="4217220D" w14:textId="77777777" w:rsidR="00E36A81" w:rsidRDefault="00000000">
      <w:r>
        <w:rPr>
          <w:i/>
        </w:rPr>
        <w:t>This guide covers the dev environment. QA and prod environments follow the same setup process — create the GitHub environments with appropriate protection rules and add the corresponding secrets (QA_DB_PASSWORD, QA_JWT_SECRET, etc.).</w:t>
      </w:r>
    </w:p>
    <w:tbl>
      <w:tblPr>
        <w:tblStyle w:val="LightGrid-Accent4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778FB9AC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FF9E6"/>
            <w:vAlign w:val="center"/>
          </w:tcPr>
          <w:p w14:paraId="0C822345" w14:textId="77777777" w:rsidR="00E36A81" w:rsidRDefault="00000000">
            <w:pPr>
              <w:jc w:val="center"/>
            </w:pPr>
            <w:r>
              <w:rPr>
                <w:i/>
                <w:color w:val="965A00"/>
                <w:sz w:val="20"/>
              </w:rPr>
              <w:t>📸 SCREENSHOT PLACEHOLDER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AWS Cost Explorer — bar chart of last 30 days, grouped by service (EC2, EKS, RDS, VPC)</w:t>
            </w:r>
            <w:r>
              <w:rPr>
                <w:i/>
                <w:color w:val="965A00"/>
                <w:sz w:val="20"/>
              </w:rPr>
              <w:br/>
            </w:r>
            <w:r>
              <w:rPr>
                <w:i/>
                <w:color w:val="965A00"/>
                <w:sz w:val="20"/>
              </w:rPr>
              <w:br/>
              <w:t>(Insert screenshot here — capture the AWS console / CLI / GitHub UI for this step)</w:t>
            </w:r>
          </w:p>
        </w:tc>
      </w:tr>
    </w:tbl>
    <w:p w14:paraId="5FD2F0BF" w14:textId="77777777" w:rsidR="00E36A81" w:rsidRDefault="00E36A81"/>
    <w:p w14:paraId="3A6AB391" w14:textId="77777777" w:rsidR="00E36A81" w:rsidRDefault="00000000">
      <w:r>
        <w:br w:type="page"/>
      </w:r>
    </w:p>
    <w:p w14:paraId="2A7795E6" w14:textId="77777777" w:rsidR="00E36A81" w:rsidRDefault="00000000">
      <w:pPr>
        <w:pStyle w:val="Heading1"/>
      </w:pPr>
      <w:r>
        <w:rPr>
          <w:rFonts w:ascii="Calibri" w:hAnsi="Calibri"/>
          <w:color w:val="003366"/>
        </w:rPr>
        <w:t>17. Interview Preparation</w:t>
      </w:r>
    </w:p>
    <w:p w14:paraId="48BE5253" w14:textId="77777777" w:rsidR="00E36A81" w:rsidRDefault="00000000">
      <w:r>
        <w:t>After completing this lab you have built and deployed real infrastructure — not watched a demo. Dedicated interview preparation documents are available in the docs/ folder:</w:t>
      </w:r>
    </w:p>
    <w:p w14:paraId="486915B7" w14:textId="77777777" w:rsidR="00E36A81" w:rsidRDefault="00000000">
      <w:pPr>
        <w:pStyle w:val="ListBullet"/>
      </w:pPr>
      <w:r>
        <w:t>Terraform Interview Questions (docs/terraform-interview-questions.md) — 40 questions covering core concepts, state management, modules, CI/CD pipeline, and real-world scenarios with zen-infra references</w:t>
      </w:r>
    </w:p>
    <w:p w14:paraId="0272E5FA" w14:textId="77777777" w:rsidR="00E36A81" w:rsidRDefault="00000000">
      <w:pPr>
        <w:pStyle w:val="ListBullet"/>
      </w:pPr>
      <w:r>
        <w:t>GitHub Actions Interview Questions — coming soon</w:t>
      </w:r>
    </w:p>
    <w:p w14:paraId="0CED48CB" w14:textId="77777777" w:rsidR="00E36A81" w:rsidRDefault="00000000">
      <w:r>
        <w:rPr>
          <w:i/>
          <w:color w:val="787878"/>
          <w:sz w:val="20"/>
        </w:rPr>
        <w:t>Built with Terraform 1.10+ · GitHub Actions · AWS EKS, RDS, ECR, VPC, IAM, Secrets Manager</w:t>
      </w:r>
    </w:p>
    <w:p w14:paraId="060E443B" w14:textId="77777777" w:rsidR="00E36A81" w:rsidRDefault="00000000">
      <w:r>
        <w:br w:type="page"/>
      </w:r>
    </w:p>
    <w:p w14:paraId="6C5C438B" w14:textId="77777777" w:rsidR="00E36A81" w:rsidRDefault="00000000">
      <w:pPr>
        <w:pStyle w:val="Heading1"/>
      </w:pPr>
      <w:r>
        <w:rPr>
          <w:rFonts w:ascii="Calibri" w:hAnsi="Calibri"/>
          <w:color w:val="003366"/>
        </w:rPr>
        <w:t>Appendix A — GitHub Actions Workflow (.github/workflows/terraform.yml)</w:t>
      </w:r>
    </w:p>
    <w:p w14:paraId="2A981E51" w14:textId="77777777" w:rsidR="00E36A81" w:rsidRDefault="00000000">
      <w:r>
        <w:rPr>
          <w:i/>
        </w:rPr>
        <w:t>The complete workflow file as committed in the repository, reproduced verbatim: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47409C8D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28CFCEE3" w14:textId="77777777" w:rsidR="00E36A81" w:rsidRDefault="00000000">
            <w:r>
              <w:rPr>
                <w:rFonts w:ascii="Consolas" w:hAnsi="Consolas"/>
                <w:sz w:val="18"/>
              </w:rPr>
              <w:t>name: Terraform Infrastructure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PR to main        → plan only</w:t>
            </w:r>
            <w:r>
              <w:rPr>
                <w:rFonts w:ascii="Consolas" w:hAnsi="Consolas"/>
                <w:sz w:val="18"/>
              </w:rPr>
              <w:br/>
              <w:t># Push/merge to main → plan (auto) → approval gate → apply</w:t>
            </w:r>
            <w:r>
              <w:rPr>
                <w:rFonts w:ascii="Consolas" w:hAnsi="Consolas"/>
                <w:sz w:val="18"/>
              </w:rPr>
              <w:br/>
              <w:t># Manual dispatch    → plan, apply, or destroy dev environment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on:</w:t>
            </w:r>
            <w:r>
              <w:rPr>
                <w:rFonts w:ascii="Consolas" w:hAnsi="Consolas"/>
                <w:sz w:val="18"/>
              </w:rPr>
              <w:br/>
              <w:t xml:space="preserve">  push:</w:t>
            </w:r>
            <w:r>
              <w:rPr>
                <w:rFonts w:ascii="Consolas" w:hAnsi="Consolas"/>
                <w:sz w:val="18"/>
              </w:rPr>
              <w:br/>
              <w:t xml:space="preserve">    branches: [main]</w:t>
            </w:r>
            <w:r>
              <w:rPr>
                <w:rFonts w:ascii="Consolas" w:hAnsi="Consolas"/>
                <w:sz w:val="18"/>
              </w:rPr>
              <w:br/>
              <w:t xml:space="preserve">    paths:</w:t>
            </w:r>
            <w:r>
              <w:rPr>
                <w:rFonts w:ascii="Consolas" w:hAnsi="Consolas"/>
                <w:sz w:val="18"/>
              </w:rPr>
              <w:br/>
              <w:t xml:space="preserve">      - 'envs/dev/**'</w:t>
            </w:r>
            <w:r>
              <w:rPr>
                <w:rFonts w:ascii="Consolas" w:hAnsi="Consolas"/>
                <w:sz w:val="18"/>
              </w:rPr>
              <w:br/>
              <w:t xml:space="preserve">      - 'modules/**'</w:t>
            </w:r>
            <w:r>
              <w:rPr>
                <w:rFonts w:ascii="Consolas" w:hAnsi="Consolas"/>
                <w:sz w:val="18"/>
              </w:rPr>
              <w:br/>
              <w:t xml:space="preserve">  pull_request:</w:t>
            </w:r>
            <w:r>
              <w:rPr>
                <w:rFonts w:ascii="Consolas" w:hAnsi="Consolas"/>
                <w:sz w:val="18"/>
              </w:rPr>
              <w:br/>
              <w:t xml:space="preserve">    branches: [main]</w:t>
            </w:r>
            <w:r>
              <w:rPr>
                <w:rFonts w:ascii="Consolas" w:hAnsi="Consolas"/>
                <w:sz w:val="18"/>
              </w:rPr>
              <w:br/>
              <w:t xml:space="preserve">    paths:</w:t>
            </w:r>
            <w:r>
              <w:rPr>
                <w:rFonts w:ascii="Consolas" w:hAnsi="Consolas"/>
                <w:sz w:val="18"/>
              </w:rPr>
              <w:br/>
              <w:t xml:space="preserve">      - 'envs/dev/**'</w:t>
            </w:r>
            <w:r>
              <w:rPr>
                <w:rFonts w:ascii="Consolas" w:hAnsi="Consolas"/>
                <w:sz w:val="18"/>
              </w:rPr>
              <w:br/>
              <w:t xml:space="preserve">      - 'modules/**'</w:t>
            </w:r>
            <w:r>
              <w:rPr>
                <w:rFonts w:ascii="Consolas" w:hAnsi="Consolas"/>
                <w:sz w:val="18"/>
              </w:rPr>
              <w:br/>
              <w:t xml:space="preserve">  workflow_dispatch:</w:t>
            </w:r>
            <w:r>
              <w:rPr>
                <w:rFonts w:ascii="Consolas" w:hAnsi="Consolas"/>
                <w:sz w:val="18"/>
              </w:rPr>
              <w:br/>
              <w:t xml:space="preserve">    inputs:</w:t>
            </w:r>
            <w:r>
              <w:rPr>
                <w:rFonts w:ascii="Consolas" w:hAnsi="Consolas"/>
                <w:sz w:val="18"/>
              </w:rPr>
              <w:br/>
              <w:t xml:space="preserve">      action:</w:t>
            </w:r>
            <w:r>
              <w:rPr>
                <w:rFonts w:ascii="Consolas" w:hAnsi="Consolas"/>
                <w:sz w:val="18"/>
              </w:rPr>
              <w:br/>
              <w:t xml:space="preserve">        description: 'Terraform action'</w:t>
            </w:r>
            <w:r>
              <w:rPr>
                <w:rFonts w:ascii="Consolas" w:hAnsi="Consolas"/>
                <w:sz w:val="18"/>
              </w:rPr>
              <w:br/>
              <w:t xml:space="preserve">        required: true</w:t>
            </w:r>
            <w:r>
              <w:rPr>
                <w:rFonts w:ascii="Consolas" w:hAnsi="Consolas"/>
                <w:sz w:val="18"/>
              </w:rPr>
              <w:br/>
              <w:t xml:space="preserve">        default: 'plan'</w:t>
            </w:r>
            <w:r>
              <w:rPr>
                <w:rFonts w:ascii="Consolas" w:hAnsi="Consolas"/>
                <w:sz w:val="18"/>
              </w:rPr>
              <w:br/>
              <w:t xml:space="preserve">        type: choice</w:t>
            </w:r>
            <w:r>
              <w:rPr>
                <w:rFonts w:ascii="Consolas" w:hAnsi="Consolas"/>
                <w:sz w:val="18"/>
              </w:rPr>
              <w:br/>
              <w:t xml:space="preserve">        options: [plan, apply, destroy]</w:t>
            </w:r>
            <w:r>
              <w:rPr>
                <w:rFonts w:ascii="Consolas" w:hAnsi="Consolas"/>
                <w:sz w:val="18"/>
              </w:rPr>
              <w:br/>
              <w:t xml:space="preserve">      confirm_destroy:</w:t>
            </w:r>
            <w:r>
              <w:rPr>
                <w:rFonts w:ascii="Consolas" w:hAnsi="Consolas"/>
                <w:sz w:val="18"/>
              </w:rPr>
              <w:br/>
              <w:t xml:space="preserve">        description: 'Type "destroy" to confirm destruction (required when action=destroy)'</w:t>
            </w:r>
            <w:r>
              <w:rPr>
                <w:rFonts w:ascii="Consolas" w:hAnsi="Consolas"/>
                <w:sz w:val="18"/>
              </w:rPr>
              <w:br/>
              <w:t xml:space="preserve">        required: false</w:t>
            </w:r>
            <w:r>
              <w:rPr>
                <w:rFonts w:ascii="Consolas" w:hAnsi="Consolas"/>
                <w:sz w:val="18"/>
              </w:rPr>
              <w:br/>
              <w:t xml:space="preserve">        default: ''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permissions:</w:t>
            </w:r>
            <w:r>
              <w:rPr>
                <w:rFonts w:ascii="Consolas" w:hAnsi="Consolas"/>
                <w:sz w:val="18"/>
              </w:rPr>
              <w:br/>
              <w:t xml:space="preserve">  contents: read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env:</w:t>
            </w:r>
            <w:r>
              <w:rPr>
                <w:rFonts w:ascii="Consolas" w:hAnsi="Consolas"/>
                <w:sz w:val="18"/>
              </w:rPr>
              <w:br/>
              <w:t xml:space="preserve">  TF_VERSION: '1.15.6'</w:t>
            </w:r>
            <w:r>
              <w:rPr>
                <w:rFonts w:ascii="Consolas" w:hAnsi="Consolas"/>
                <w:sz w:val="18"/>
              </w:rPr>
              <w:br/>
              <w:t xml:space="preserve">  AWS_REGION: us-east-1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Prevent parallel runs on the same branch — avoids state conflicts</w:t>
            </w:r>
            <w:r>
              <w:rPr>
                <w:rFonts w:ascii="Consolas" w:hAnsi="Consolas"/>
                <w:sz w:val="18"/>
              </w:rPr>
              <w:br/>
              <w:t>concurrency:</w:t>
            </w:r>
            <w:r>
              <w:rPr>
                <w:rFonts w:ascii="Consolas" w:hAnsi="Consolas"/>
                <w:sz w:val="18"/>
              </w:rPr>
              <w:br/>
              <w:t xml:space="preserve">  group: terraform-${{ github.ref }}</w:t>
            </w:r>
            <w:r>
              <w:rPr>
                <w:rFonts w:ascii="Consolas" w:hAnsi="Consolas"/>
                <w:sz w:val="18"/>
              </w:rPr>
              <w:br/>
              <w:t xml:space="preserve">  cancel-in-progress: false   # wait, don't cancel — safer for Terraform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jobs:</w:t>
            </w:r>
            <w:r>
              <w:rPr>
                <w:rFonts w:ascii="Consolas" w:hAnsi="Consolas"/>
                <w:sz w:val="18"/>
              </w:rPr>
              <w:br/>
              <w:t xml:space="preserve">  # ── Plan ──────────────────────────────────────────────────────────────────</w:t>
            </w:r>
            <w:r>
              <w:rPr>
                <w:rFonts w:ascii="Consolas" w:hAnsi="Consolas"/>
                <w:sz w:val="18"/>
              </w:rPr>
              <w:br/>
              <w:t xml:space="preserve">  plan:</w:t>
            </w:r>
            <w:r>
              <w:rPr>
                <w:rFonts w:ascii="Consolas" w:hAnsi="Consolas"/>
                <w:sz w:val="18"/>
              </w:rPr>
              <w:br/>
              <w:t xml:space="preserve">    name: Terraform Plan</w:t>
            </w:r>
            <w:r>
              <w:rPr>
                <w:rFonts w:ascii="Consolas" w:hAnsi="Consolas"/>
                <w:sz w:val="18"/>
              </w:rPr>
              <w:br/>
              <w:t xml:space="preserve">    runs-on: ubuntu-latest</w:t>
            </w:r>
            <w:r>
              <w:rPr>
                <w:rFonts w:ascii="Consolas" w:hAnsi="Consolas"/>
                <w:sz w:val="18"/>
              </w:rPr>
              <w:br/>
              <w:t xml:space="preserve">    defaults:</w:t>
            </w:r>
            <w:r>
              <w:rPr>
                <w:rFonts w:ascii="Consolas" w:hAnsi="Consolas"/>
                <w:sz w:val="18"/>
              </w:rPr>
              <w:br/>
              <w:t xml:space="preserve">      run:</w:t>
            </w:r>
            <w:r>
              <w:rPr>
                <w:rFonts w:ascii="Consolas" w:hAnsi="Consolas"/>
                <w:sz w:val="18"/>
              </w:rPr>
              <w:br/>
              <w:t xml:space="preserve">        working-directory: envs/dev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steps:</w:t>
            </w:r>
            <w:r>
              <w:rPr>
                <w:rFonts w:ascii="Consolas" w:hAnsi="Consolas"/>
                <w:sz w:val="18"/>
              </w:rPr>
              <w:br/>
              <w:t xml:space="preserve">      - uses: actions/checkout@v5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- name: Setup Terraform ${{ env.TF_VERSION }}</w:t>
            </w:r>
            <w:r>
              <w:rPr>
                <w:rFonts w:ascii="Consolas" w:hAnsi="Consolas"/>
                <w:sz w:val="18"/>
              </w:rPr>
              <w:br/>
              <w:t xml:space="preserve">        uses: hashicorp/setup-terraform@v4</w:t>
            </w:r>
            <w:r>
              <w:rPr>
                <w:rFonts w:ascii="Consolas" w:hAnsi="Consolas"/>
                <w:sz w:val="18"/>
              </w:rPr>
              <w:br/>
              <w:t xml:space="preserve">        with:</w:t>
            </w:r>
            <w:r>
              <w:rPr>
                <w:rFonts w:ascii="Consolas" w:hAnsi="Consolas"/>
                <w:sz w:val="18"/>
              </w:rPr>
              <w:br/>
              <w:t xml:space="preserve">          terraform_version: ${{ env.TF_VERSION }}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- name: Configure AWS credentials</w:t>
            </w:r>
            <w:r>
              <w:rPr>
                <w:rFonts w:ascii="Consolas" w:hAnsi="Consolas"/>
                <w:sz w:val="18"/>
              </w:rPr>
              <w:br/>
              <w:t xml:space="preserve">        uses: aws-actions/configure-aws-credentials@v5</w:t>
            </w:r>
            <w:r>
              <w:rPr>
                <w:rFonts w:ascii="Consolas" w:hAnsi="Consolas"/>
                <w:sz w:val="18"/>
              </w:rPr>
              <w:br/>
              <w:t xml:space="preserve">        with:</w:t>
            </w:r>
            <w:r>
              <w:rPr>
                <w:rFonts w:ascii="Consolas" w:hAnsi="Consolas"/>
                <w:sz w:val="18"/>
              </w:rPr>
              <w:br/>
              <w:t xml:space="preserve">          aws-access-key-id: ${{ secrets.AWS_ACCESS_KEY_ID }}</w:t>
            </w:r>
            <w:r>
              <w:rPr>
                <w:rFonts w:ascii="Consolas" w:hAnsi="Consolas"/>
                <w:sz w:val="18"/>
              </w:rPr>
              <w:br/>
              <w:t xml:space="preserve">          aws-secret-access-key: ${{ secrets.AWS_SECRET_ACCESS_KEY }}</w:t>
            </w:r>
            <w:r>
              <w:rPr>
                <w:rFonts w:ascii="Consolas" w:hAnsi="Consolas"/>
                <w:sz w:val="18"/>
              </w:rPr>
              <w:br/>
              <w:t xml:space="preserve">          aws-region: ${{ env.AWS_REGION }}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- name: Terraform Format Check</w:t>
            </w:r>
            <w:r>
              <w:rPr>
                <w:rFonts w:ascii="Consolas" w:hAnsi="Consolas"/>
                <w:sz w:val="18"/>
              </w:rPr>
              <w:br/>
              <w:t xml:space="preserve">        id: fmt</w:t>
            </w:r>
            <w:r>
              <w:rPr>
                <w:rFonts w:ascii="Consolas" w:hAnsi="Consolas"/>
                <w:sz w:val="18"/>
              </w:rPr>
              <w:br/>
              <w:t xml:space="preserve">        run: terraform fmt -check -recursive</w:t>
            </w:r>
            <w:r>
              <w:rPr>
                <w:rFonts w:ascii="Consolas" w:hAnsi="Consolas"/>
                <w:sz w:val="18"/>
              </w:rPr>
              <w:br/>
              <w:t xml:space="preserve">        continue-on-error: true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- name: Terraform Init</w:t>
            </w:r>
            <w:r>
              <w:rPr>
                <w:rFonts w:ascii="Consolas" w:hAnsi="Consolas"/>
                <w:sz w:val="18"/>
              </w:rPr>
              <w:br/>
              <w:t xml:space="preserve">        id: init</w:t>
            </w:r>
            <w:r>
              <w:rPr>
                <w:rFonts w:ascii="Consolas" w:hAnsi="Consolas"/>
                <w:sz w:val="18"/>
              </w:rPr>
              <w:br/>
              <w:t xml:space="preserve">        run: terraform init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- name: Terraform Validate</w:t>
            </w:r>
            <w:r>
              <w:rPr>
                <w:rFonts w:ascii="Consolas" w:hAnsi="Consolas"/>
                <w:sz w:val="18"/>
              </w:rPr>
              <w:br/>
              <w:t xml:space="preserve">        id: validate</w:t>
            </w:r>
            <w:r>
              <w:rPr>
                <w:rFonts w:ascii="Consolas" w:hAnsi="Consolas"/>
                <w:sz w:val="18"/>
              </w:rPr>
              <w:br/>
              <w:t xml:space="preserve">        run: terraform validate -no-color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- name: Terraform Plan</w:t>
            </w:r>
            <w:r>
              <w:rPr>
                <w:rFonts w:ascii="Consolas" w:hAnsi="Consolas"/>
                <w:sz w:val="18"/>
              </w:rPr>
              <w:br/>
              <w:t xml:space="preserve">        id: plan</w:t>
            </w:r>
            <w:r>
              <w:rPr>
                <w:rFonts w:ascii="Consolas" w:hAnsi="Consolas"/>
                <w:sz w:val="18"/>
              </w:rPr>
              <w:br/>
              <w:t xml:space="preserve">        run: |</w:t>
            </w:r>
            <w:r>
              <w:rPr>
                <w:rFonts w:ascii="Consolas" w:hAnsi="Consolas"/>
                <w:sz w:val="18"/>
              </w:rPr>
              <w:br/>
              <w:t xml:space="preserve">          terraform plan \</w:t>
            </w:r>
            <w:r>
              <w:rPr>
                <w:rFonts w:ascii="Consolas" w:hAnsi="Consolas"/>
                <w:sz w:val="18"/>
              </w:rPr>
              <w:br/>
              <w:t xml:space="preserve">            -var="db_password=${{ secrets.DEV_DB_PASSWORD }}" \</w:t>
            </w:r>
            <w:r>
              <w:rPr>
                <w:rFonts w:ascii="Consolas" w:hAnsi="Consolas"/>
                <w:sz w:val="18"/>
              </w:rPr>
              <w:br/>
              <w:t xml:space="preserve">            -var="jwt_secret=${{ secrets.DEV_JWT_SECRET }}" \</w:t>
            </w:r>
            <w:r>
              <w:rPr>
                <w:rFonts w:ascii="Consolas" w:hAnsi="Consolas"/>
                <w:sz w:val="18"/>
              </w:rPr>
              <w:br/>
              <w:t xml:space="preserve">            -var="github_org=${{ vars.GH_ORG }}" \</w:t>
            </w:r>
            <w:r>
              <w:rPr>
                <w:rFonts w:ascii="Consolas" w:hAnsi="Consolas"/>
                <w:sz w:val="18"/>
              </w:rPr>
              <w:br/>
              <w:t xml:space="preserve">            -out=tfplan \</w:t>
            </w:r>
            <w:r>
              <w:rPr>
                <w:rFonts w:ascii="Consolas" w:hAnsi="Consolas"/>
                <w:sz w:val="18"/>
              </w:rPr>
              <w:br/>
              <w:t xml:space="preserve">            -no-color</w:t>
            </w:r>
            <w:r>
              <w:rPr>
                <w:rFonts w:ascii="Consolas" w:hAnsi="Consolas"/>
                <w:sz w:val="18"/>
              </w:rPr>
              <w:br/>
              <w:t xml:space="preserve">        continue-on-error: true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- name: Check plan status</w:t>
            </w:r>
            <w:r>
              <w:rPr>
                <w:rFonts w:ascii="Consolas" w:hAnsi="Consolas"/>
                <w:sz w:val="18"/>
              </w:rPr>
              <w:br/>
              <w:t xml:space="preserve">        if: steps.plan.outcome == 'failure'</w:t>
            </w:r>
            <w:r>
              <w:rPr>
                <w:rFonts w:ascii="Consolas" w:hAnsi="Consolas"/>
                <w:sz w:val="18"/>
              </w:rPr>
              <w:br/>
              <w:t xml:space="preserve">        run: exit 1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- name: Release state lock on failure</w:t>
            </w:r>
            <w:r>
              <w:rPr>
                <w:rFonts w:ascii="Consolas" w:hAnsi="Consolas"/>
                <w:sz w:val="18"/>
              </w:rPr>
              <w:br/>
              <w:t xml:space="preserve">        if: failure() || cancelled()</w:t>
            </w:r>
            <w:r>
              <w:rPr>
                <w:rFonts w:ascii="Consolas" w:hAnsi="Consolas"/>
                <w:sz w:val="18"/>
              </w:rPr>
              <w:br/>
              <w:t xml:space="preserve">        run: |</w:t>
            </w:r>
            <w:r>
              <w:rPr>
                <w:rFonts w:ascii="Consolas" w:hAnsi="Consolas"/>
                <w:sz w:val="18"/>
              </w:rPr>
              <w:br/>
              <w:t xml:space="preserve">          aws s3 rm s3://${{ vars.TF_STATE_BUCKET }}/envs/dev/terraform.tfstate.tflock || true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- name: Upload plan file</w:t>
            </w:r>
            <w:r>
              <w:rPr>
                <w:rFonts w:ascii="Consolas" w:hAnsi="Consolas"/>
                <w:sz w:val="18"/>
              </w:rPr>
              <w:br/>
              <w:t xml:space="preserve">        if: steps.plan.outcome == 'success'</w:t>
            </w:r>
            <w:r>
              <w:rPr>
                <w:rFonts w:ascii="Consolas" w:hAnsi="Consolas"/>
                <w:sz w:val="18"/>
              </w:rPr>
              <w:br/>
              <w:t xml:space="preserve">        uses: actions/upload-artifact@v6</w:t>
            </w:r>
            <w:r>
              <w:rPr>
                <w:rFonts w:ascii="Consolas" w:hAnsi="Consolas"/>
                <w:sz w:val="18"/>
              </w:rPr>
              <w:br/>
              <w:t xml:space="preserve">        with:</w:t>
            </w:r>
            <w:r>
              <w:rPr>
                <w:rFonts w:ascii="Consolas" w:hAnsi="Consolas"/>
                <w:sz w:val="18"/>
              </w:rPr>
              <w:br/>
              <w:t xml:space="preserve">          name: tfplan</w:t>
            </w:r>
            <w:r>
              <w:rPr>
                <w:rFonts w:ascii="Consolas" w:hAnsi="Consolas"/>
                <w:sz w:val="18"/>
              </w:rPr>
              <w:br/>
              <w:t xml:space="preserve">          path: envs/dev/tfplan</w:t>
            </w:r>
            <w:r>
              <w:rPr>
                <w:rFonts w:ascii="Consolas" w:hAnsi="Consolas"/>
                <w:sz w:val="18"/>
              </w:rPr>
              <w:br/>
              <w:t xml:space="preserve">          retention-days: 1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# ── Apply ─────────────────────────────────────────────────────────────────</w:t>
            </w:r>
            <w:r>
              <w:rPr>
                <w:rFonts w:ascii="Consolas" w:hAnsi="Consolas"/>
                <w:sz w:val="18"/>
              </w:rPr>
              <w:br/>
              <w:t xml:space="preserve">  apply:</w:t>
            </w:r>
            <w:r>
              <w:rPr>
                <w:rFonts w:ascii="Consolas" w:hAnsi="Consolas"/>
                <w:sz w:val="18"/>
              </w:rPr>
              <w:br/>
              <w:t xml:space="preserve">    name: Terraform Apply</w:t>
            </w:r>
            <w:r>
              <w:rPr>
                <w:rFonts w:ascii="Consolas" w:hAnsi="Consolas"/>
                <w:sz w:val="18"/>
              </w:rPr>
              <w:br/>
              <w:t xml:space="preserve">    runs-on: ubuntu-latest</w:t>
            </w:r>
            <w:r>
              <w:rPr>
                <w:rFonts w:ascii="Consolas" w:hAnsi="Consolas"/>
                <w:sz w:val="18"/>
              </w:rPr>
              <w:br/>
              <w:t xml:space="preserve">    needs: plan</w:t>
            </w:r>
            <w:r>
              <w:rPr>
                <w:rFonts w:ascii="Consolas" w:hAnsi="Consolas"/>
                <w:sz w:val="18"/>
              </w:rPr>
              <w:br/>
              <w:t xml:space="preserve">    if: |</w:t>
            </w:r>
            <w:r>
              <w:rPr>
                <w:rFonts w:ascii="Consolas" w:hAnsi="Consolas"/>
                <w:sz w:val="18"/>
              </w:rPr>
              <w:br/>
              <w:t xml:space="preserve">      (github.ref == 'refs/heads/main' &amp;&amp; github.event_name == 'push') ||</w:t>
            </w:r>
            <w:r>
              <w:rPr>
                <w:rFonts w:ascii="Consolas" w:hAnsi="Consolas"/>
                <w:sz w:val="18"/>
              </w:rPr>
              <w:br/>
              <w:t xml:space="preserve">      (github.event_name == 'workflow_dispatch' &amp;&amp; github.event.inputs.action == 'apply')</w:t>
            </w:r>
            <w:r>
              <w:rPr>
                <w:rFonts w:ascii="Consolas" w:hAnsi="Consolas"/>
                <w:sz w:val="18"/>
              </w:rPr>
              <w:br/>
              <w:t xml:space="preserve">    environment: dev   # ← pauses here and waits for manual approval</w:t>
            </w:r>
            <w:r>
              <w:rPr>
                <w:rFonts w:ascii="Consolas" w:hAnsi="Consolas"/>
                <w:sz w:val="18"/>
              </w:rPr>
              <w:br/>
              <w:t xml:space="preserve">    defaults:</w:t>
            </w:r>
            <w:r>
              <w:rPr>
                <w:rFonts w:ascii="Consolas" w:hAnsi="Consolas"/>
                <w:sz w:val="18"/>
              </w:rPr>
              <w:br/>
              <w:t xml:space="preserve">      run:</w:t>
            </w:r>
            <w:r>
              <w:rPr>
                <w:rFonts w:ascii="Consolas" w:hAnsi="Consolas"/>
                <w:sz w:val="18"/>
              </w:rPr>
              <w:br/>
              <w:t xml:space="preserve">        working-directory: envs/dev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steps:</w:t>
            </w:r>
            <w:r>
              <w:rPr>
                <w:rFonts w:ascii="Consolas" w:hAnsi="Consolas"/>
                <w:sz w:val="18"/>
              </w:rPr>
              <w:br/>
              <w:t xml:space="preserve">      - uses: actions/checkout@v5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- name: Setup Terraform ${{ env.TF_VERSION }}</w:t>
            </w:r>
            <w:r>
              <w:rPr>
                <w:rFonts w:ascii="Consolas" w:hAnsi="Consolas"/>
                <w:sz w:val="18"/>
              </w:rPr>
              <w:br/>
              <w:t xml:space="preserve">        uses: hashicorp/setup-terraform@v4</w:t>
            </w:r>
            <w:r>
              <w:rPr>
                <w:rFonts w:ascii="Consolas" w:hAnsi="Consolas"/>
                <w:sz w:val="18"/>
              </w:rPr>
              <w:br/>
              <w:t xml:space="preserve">        with:</w:t>
            </w:r>
            <w:r>
              <w:rPr>
                <w:rFonts w:ascii="Consolas" w:hAnsi="Consolas"/>
                <w:sz w:val="18"/>
              </w:rPr>
              <w:br/>
              <w:t xml:space="preserve">          terraform_version: ${{ env.TF_VERSION }}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- name: Configure AWS credentials</w:t>
            </w:r>
            <w:r>
              <w:rPr>
                <w:rFonts w:ascii="Consolas" w:hAnsi="Consolas"/>
                <w:sz w:val="18"/>
              </w:rPr>
              <w:br/>
              <w:t xml:space="preserve">        uses: aws-actions/configure-aws-credentials@v5</w:t>
            </w:r>
            <w:r>
              <w:rPr>
                <w:rFonts w:ascii="Consolas" w:hAnsi="Consolas"/>
                <w:sz w:val="18"/>
              </w:rPr>
              <w:br/>
              <w:t xml:space="preserve">        with:</w:t>
            </w:r>
            <w:r>
              <w:rPr>
                <w:rFonts w:ascii="Consolas" w:hAnsi="Consolas"/>
                <w:sz w:val="18"/>
              </w:rPr>
              <w:br/>
              <w:t xml:space="preserve">          aws-access-key-id: ${{ secrets.AWS_ACCESS_KEY_ID }}</w:t>
            </w:r>
            <w:r>
              <w:rPr>
                <w:rFonts w:ascii="Consolas" w:hAnsi="Consolas"/>
                <w:sz w:val="18"/>
              </w:rPr>
              <w:br/>
              <w:t xml:space="preserve">          aws-secret-access-key: ${{ secrets.AWS_SECRET_ACCESS_KEY }}</w:t>
            </w:r>
            <w:r>
              <w:rPr>
                <w:rFonts w:ascii="Consolas" w:hAnsi="Consolas"/>
                <w:sz w:val="18"/>
              </w:rPr>
              <w:br/>
              <w:t xml:space="preserve">          aws-region: ${{ env.AWS_REGION }}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- name: Terraform Init</w:t>
            </w:r>
            <w:r>
              <w:rPr>
                <w:rFonts w:ascii="Consolas" w:hAnsi="Consolas"/>
                <w:sz w:val="18"/>
              </w:rPr>
              <w:br/>
              <w:t xml:space="preserve">        run: terraform init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- name: Download plan file</w:t>
            </w:r>
            <w:r>
              <w:rPr>
                <w:rFonts w:ascii="Consolas" w:hAnsi="Consolas"/>
                <w:sz w:val="18"/>
              </w:rPr>
              <w:br/>
              <w:t xml:space="preserve">        uses: actions/download-artifact@v7</w:t>
            </w:r>
            <w:r>
              <w:rPr>
                <w:rFonts w:ascii="Consolas" w:hAnsi="Consolas"/>
                <w:sz w:val="18"/>
              </w:rPr>
              <w:br/>
              <w:t xml:space="preserve">        with:</w:t>
            </w:r>
            <w:r>
              <w:rPr>
                <w:rFonts w:ascii="Consolas" w:hAnsi="Consolas"/>
                <w:sz w:val="18"/>
              </w:rPr>
              <w:br/>
              <w:t xml:space="preserve">          name: tfplan</w:t>
            </w:r>
            <w:r>
              <w:rPr>
                <w:rFonts w:ascii="Consolas" w:hAnsi="Consolas"/>
                <w:sz w:val="18"/>
              </w:rPr>
              <w:br/>
              <w:t xml:space="preserve">          path: envs/dev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- name: Terraform Apply</w:t>
            </w:r>
            <w:r>
              <w:rPr>
                <w:rFonts w:ascii="Consolas" w:hAnsi="Consolas"/>
                <w:sz w:val="18"/>
              </w:rPr>
              <w:br/>
              <w:t xml:space="preserve">        run: |</w:t>
            </w:r>
            <w:r>
              <w:rPr>
                <w:rFonts w:ascii="Consolas" w:hAnsi="Consolas"/>
                <w:sz w:val="18"/>
              </w:rPr>
              <w:br/>
              <w:t xml:space="preserve">          terraform apply \</w:t>
            </w:r>
            <w:r>
              <w:rPr>
                <w:rFonts w:ascii="Consolas" w:hAnsi="Consolas"/>
                <w:sz w:val="18"/>
              </w:rPr>
              <w:br/>
              <w:t xml:space="preserve">            -auto-approve \</w:t>
            </w:r>
            <w:r>
              <w:rPr>
                <w:rFonts w:ascii="Consolas" w:hAnsi="Consolas"/>
                <w:sz w:val="18"/>
              </w:rPr>
              <w:br/>
              <w:t xml:space="preserve">            -no-color \</w:t>
            </w:r>
            <w:r>
              <w:rPr>
                <w:rFonts w:ascii="Consolas" w:hAnsi="Consolas"/>
                <w:sz w:val="18"/>
              </w:rPr>
              <w:br/>
              <w:t xml:space="preserve">            tfplan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- name: Release state lock on failure</w:t>
            </w:r>
            <w:r>
              <w:rPr>
                <w:rFonts w:ascii="Consolas" w:hAnsi="Consolas"/>
                <w:sz w:val="18"/>
              </w:rPr>
              <w:br/>
              <w:t xml:space="preserve">        if: failure() || cancelled()</w:t>
            </w:r>
            <w:r>
              <w:rPr>
                <w:rFonts w:ascii="Consolas" w:hAnsi="Consolas"/>
                <w:sz w:val="18"/>
              </w:rPr>
              <w:br/>
              <w:t xml:space="preserve">        run: |</w:t>
            </w:r>
            <w:r>
              <w:rPr>
                <w:rFonts w:ascii="Consolas" w:hAnsi="Consolas"/>
                <w:sz w:val="18"/>
              </w:rPr>
              <w:br/>
              <w:t xml:space="preserve">          aws s3 rm s3://${{ vars.TF_STATE_BUCKET }}/envs/dev/terraform.tfstate.tflock || true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# ── Destroy ───────────────────────────────────────────────────────────────</w:t>
            </w:r>
            <w:r>
              <w:rPr>
                <w:rFonts w:ascii="Consolas" w:hAnsi="Consolas"/>
                <w:sz w:val="18"/>
              </w:rPr>
              <w:br/>
              <w:t xml:space="preserve">  destroy:</w:t>
            </w:r>
            <w:r>
              <w:rPr>
                <w:rFonts w:ascii="Consolas" w:hAnsi="Consolas"/>
                <w:sz w:val="18"/>
              </w:rPr>
              <w:br/>
              <w:t xml:space="preserve">    name: Terraform Destroy</w:t>
            </w:r>
            <w:r>
              <w:rPr>
                <w:rFonts w:ascii="Consolas" w:hAnsi="Consolas"/>
                <w:sz w:val="18"/>
              </w:rPr>
              <w:br/>
              <w:t xml:space="preserve">    runs-on: ubuntu-latest</w:t>
            </w:r>
            <w:r>
              <w:rPr>
                <w:rFonts w:ascii="Consolas" w:hAnsi="Consolas"/>
                <w:sz w:val="18"/>
              </w:rPr>
              <w:br/>
              <w:t xml:space="preserve">    if: |</w:t>
            </w:r>
            <w:r>
              <w:rPr>
                <w:rFonts w:ascii="Consolas" w:hAnsi="Consolas"/>
                <w:sz w:val="18"/>
              </w:rPr>
              <w:br/>
              <w:t xml:space="preserve">      github.event_name == 'workflow_dispatch' &amp;&amp;</w:t>
            </w:r>
            <w:r>
              <w:rPr>
                <w:rFonts w:ascii="Consolas" w:hAnsi="Consolas"/>
                <w:sz w:val="18"/>
              </w:rPr>
              <w:br/>
              <w:t xml:space="preserve">      github.event.inputs.action == 'destroy' &amp;&amp;</w:t>
            </w:r>
            <w:r>
              <w:rPr>
                <w:rFonts w:ascii="Consolas" w:hAnsi="Consolas"/>
                <w:sz w:val="18"/>
              </w:rPr>
              <w:br/>
              <w:t xml:space="preserve">      github.event.inputs.confirm_destroy == 'destroy'</w:t>
            </w:r>
            <w:r>
              <w:rPr>
                <w:rFonts w:ascii="Consolas" w:hAnsi="Consolas"/>
                <w:sz w:val="18"/>
              </w:rPr>
              <w:br/>
              <w:t xml:space="preserve">    environment: dev   # ← approval gate for destroy too</w:t>
            </w:r>
            <w:r>
              <w:rPr>
                <w:rFonts w:ascii="Consolas" w:hAnsi="Consolas"/>
                <w:sz w:val="18"/>
              </w:rPr>
              <w:br/>
              <w:t xml:space="preserve">    defaults:</w:t>
            </w:r>
            <w:r>
              <w:rPr>
                <w:rFonts w:ascii="Consolas" w:hAnsi="Consolas"/>
                <w:sz w:val="18"/>
              </w:rPr>
              <w:br/>
              <w:t xml:space="preserve">      run:</w:t>
            </w:r>
            <w:r>
              <w:rPr>
                <w:rFonts w:ascii="Consolas" w:hAnsi="Consolas"/>
                <w:sz w:val="18"/>
              </w:rPr>
              <w:br/>
              <w:t xml:space="preserve">        working-directory: envs/dev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steps:</w:t>
            </w:r>
            <w:r>
              <w:rPr>
                <w:rFonts w:ascii="Consolas" w:hAnsi="Consolas"/>
                <w:sz w:val="18"/>
              </w:rPr>
              <w:br/>
              <w:t xml:space="preserve">      - uses: actions/checkout@v5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- name: Setup Terraform ${{ env.TF_VERSION }}</w:t>
            </w:r>
            <w:r>
              <w:rPr>
                <w:rFonts w:ascii="Consolas" w:hAnsi="Consolas"/>
                <w:sz w:val="18"/>
              </w:rPr>
              <w:br/>
              <w:t xml:space="preserve">        uses: hashicorp/setup-terraform@v4</w:t>
            </w:r>
            <w:r>
              <w:rPr>
                <w:rFonts w:ascii="Consolas" w:hAnsi="Consolas"/>
                <w:sz w:val="18"/>
              </w:rPr>
              <w:br/>
              <w:t xml:space="preserve">        with:</w:t>
            </w:r>
            <w:r>
              <w:rPr>
                <w:rFonts w:ascii="Consolas" w:hAnsi="Consolas"/>
                <w:sz w:val="18"/>
              </w:rPr>
              <w:br/>
              <w:t xml:space="preserve">          terraform_version: ${{ env.TF_VERSION }}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- name: Configure AWS credentials</w:t>
            </w:r>
            <w:r>
              <w:rPr>
                <w:rFonts w:ascii="Consolas" w:hAnsi="Consolas"/>
                <w:sz w:val="18"/>
              </w:rPr>
              <w:br/>
              <w:t xml:space="preserve">        uses: aws-actions/configure-aws-credentials@v5</w:t>
            </w:r>
            <w:r>
              <w:rPr>
                <w:rFonts w:ascii="Consolas" w:hAnsi="Consolas"/>
                <w:sz w:val="18"/>
              </w:rPr>
              <w:br/>
              <w:t xml:space="preserve">        with:</w:t>
            </w:r>
            <w:r>
              <w:rPr>
                <w:rFonts w:ascii="Consolas" w:hAnsi="Consolas"/>
                <w:sz w:val="18"/>
              </w:rPr>
              <w:br/>
              <w:t xml:space="preserve">          aws-access-key-id: ${{ secrets.AWS_ACCESS_KEY_ID }}</w:t>
            </w:r>
            <w:r>
              <w:rPr>
                <w:rFonts w:ascii="Consolas" w:hAnsi="Consolas"/>
                <w:sz w:val="18"/>
              </w:rPr>
              <w:br/>
              <w:t xml:space="preserve">          aws-secret-access-key: ${{ secrets.AWS_SECRET_ACCESS_KEY }}</w:t>
            </w:r>
            <w:r>
              <w:rPr>
                <w:rFonts w:ascii="Consolas" w:hAnsi="Consolas"/>
                <w:sz w:val="18"/>
              </w:rPr>
              <w:br/>
              <w:t xml:space="preserve">          aws-region: ${{ env.AWS_REGION }}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- name: Terraform Init</w:t>
            </w:r>
            <w:r>
              <w:rPr>
                <w:rFonts w:ascii="Consolas" w:hAnsi="Consolas"/>
                <w:sz w:val="18"/>
              </w:rPr>
              <w:br/>
              <w:t xml:space="preserve">        run: terraform init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- name: Terraform Destroy</w:t>
            </w:r>
            <w:r>
              <w:rPr>
                <w:rFonts w:ascii="Consolas" w:hAnsi="Consolas"/>
                <w:sz w:val="18"/>
              </w:rPr>
              <w:br/>
              <w:t xml:space="preserve">        run: |</w:t>
            </w:r>
            <w:r>
              <w:rPr>
                <w:rFonts w:ascii="Consolas" w:hAnsi="Consolas"/>
                <w:sz w:val="18"/>
              </w:rPr>
              <w:br/>
              <w:t xml:space="preserve">          terraform destroy \</w:t>
            </w:r>
            <w:r>
              <w:rPr>
                <w:rFonts w:ascii="Consolas" w:hAnsi="Consolas"/>
                <w:sz w:val="18"/>
              </w:rPr>
              <w:br/>
              <w:t xml:space="preserve">            -var="db_password=${{ secrets.DEV_DB_PASSWORD }}" \</w:t>
            </w:r>
            <w:r>
              <w:rPr>
                <w:rFonts w:ascii="Consolas" w:hAnsi="Consolas"/>
                <w:sz w:val="18"/>
              </w:rPr>
              <w:br/>
              <w:t xml:space="preserve">            -var="jwt_secret=${{ secrets.DEV_JWT_SECRET }}" \</w:t>
            </w:r>
            <w:r>
              <w:rPr>
                <w:rFonts w:ascii="Consolas" w:hAnsi="Consolas"/>
                <w:sz w:val="18"/>
              </w:rPr>
              <w:br/>
              <w:t xml:space="preserve">            -var="github_org=${{ vars.GH_ORG }}" \</w:t>
            </w:r>
            <w:r>
              <w:rPr>
                <w:rFonts w:ascii="Consolas" w:hAnsi="Consolas"/>
                <w:sz w:val="18"/>
              </w:rPr>
              <w:br/>
              <w:t xml:space="preserve">            -auto-approve \</w:t>
            </w:r>
            <w:r>
              <w:rPr>
                <w:rFonts w:ascii="Consolas" w:hAnsi="Consolas"/>
                <w:sz w:val="18"/>
              </w:rPr>
              <w:br/>
              <w:t xml:space="preserve">            -no-color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 - name: Release state lock on failure</w:t>
            </w:r>
            <w:r>
              <w:rPr>
                <w:rFonts w:ascii="Consolas" w:hAnsi="Consolas"/>
                <w:sz w:val="18"/>
              </w:rPr>
              <w:br/>
              <w:t xml:space="preserve">        if: failure() || cancelled()</w:t>
            </w:r>
            <w:r>
              <w:rPr>
                <w:rFonts w:ascii="Consolas" w:hAnsi="Consolas"/>
                <w:sz w:val="18"/>
              </w:rPr>
              <w:br/>
              <w:t xml:space="preserve">        run: |</w:t>
            </w:r>
            <w:r>
              <w:rPr>
                <w:rFonts w:ascii="Consolas" w:hAnsi="Consolas"/>
                <w:sz w:val="18"/>
              </w:rPr>
              <w:br/>
              <w:t xml:space="preserve">          aws s3 rm s3://${{ vars.TF_STATE_BUCKET }}/envs/dev/terraform.tfstate.tflock || true</w:t>
            </w:r>
          </w:p>
        </w:tc>
      </w:tr>
    </w:tbl>
    <w:p w14:paraId="14C2AF02" w14:textId="77777777" w:rsidR="00E36A81" w:rsidRDefault="00000000">
      <w:r>
        <w:br w:type="page"/>
      </w:r>
    </w:p>
    <w:p w14:paraId="0BC094C8" w14:textId="77777777" w:rsidR="00E36A81" w:rsidRDefault="00000000">
      <w:pPr>
        <w:pStyle w:val="Heading1"/>
      </w:pPr>
      <w:r>
        <w:rPr>
          <w:rFonts w:ascii="Calibri" w:hAnsi="Calibri"/>
          <w:color w:val="003366"/>
        </w:rPr>
        <w:t>Appendix B — envs/dev/main.tf (verbatim)</w:t>
      </w:r>
    </w:p>
    <w:p w14:paraId="761860D8" w14:textId="77777777" w:rsidR="00E36A81" w:rsidRDefault="00000000">
      <w:r>
        <w:rPr>
          <w:i/>
        </w:rPr>
        <w:t>The root module composition for the dev environment, reproduced verbatim from the repository: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952"/>
      </w:tblGrid>
      <w:tr w:rsidR="00E36A81" w14:paraId="0D0F5007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2" w:type="dxa"/>
            <w:shd w:val="clear" w:color="auto" w:fill="F4F4F4"/>
          </w:tcPr>
          <w:p w14:paraId="20483468" w14:textId="77777777" w:rsidR="00E36A81" w:rsidRDefault="00000000">
            <w:r>
              <w:rPr>
                <w:rFonts w:ascii="Consolas" w:hAnsi="Consolas"/>
                <w:sz w:val="18"/>
              </w:rPr>
              <w:t># ZenPharma Dev Environment — managed via GitHub Actions CI/CD</w:t>
            </w:r>
            <w:r>
              <w:rPr>
                <w:rFonts w:ascii="Consolas" w:hAnsi="Consolas"/>
                <w:sz w:val="18"/>
              </w:rPr>
              <w:br/>
              <w:t>locals {</w:t>
            </w:r>
            <w:r>
              <w:rPr>
                <w:rFonts w:ascii="Consolas" w:hAnsi="Consolas"/>
                <w:sz w:val="18"/>
              </w:rPr>
              <w:br/>
              <w:t xml:space="preserve">  project = "pharma"</w:t>
            </w:r>
            <w:r>
              <w:rPr>
                <w:rFonts w:ascii="Consolas" w:hAnsi="Consolas"/>
                <w:sz w:val="18"/>
              </w:rPr>
              <w:br/>
              <w:t xml:space="preserve">  env     = "dev"</w:t>
            </w:r>
            <w:r>
              <w:rPr>
                <w:rFonts w:ascii="Consolas" w:hAnsi="Consolas"/>
                <w:sz w:val="18"/>
              </w:rPr>
              <w:br/>
              <w:t xml:space="preserve">  region  = "us-east-1"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data "aws_caller_identity" "current" {}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module "vpc" {</w:t>
            </w:r>
            <w:r>
              <w:rPr>
                <w:rFonts w:ascii="Consolas" w:hAnsi="Consolas"/>
                <w:sz w:val="18"/>
              </w:rPr>
              <w:br/>
              <w:t xml:space="preserve">  source = "../../modules/vpc"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project               = local.project</w:t>
            </w:r>
            <w:r>
              <w:rPr>
                <w:rFonts w:ascii="Consolas" w:hAnsi="Consolas"/>
                <w:sz w:val="18"/>
              </w:rPr>
              <w:br/>
              <w:t xml:space="preserve">  env                   = local.env</w:t>
            </w:r>
            <w:r>
              <w:rPr>
                <w:rFonts w:ascii="Consolas" w:hAnsi="Consolas"/>
                <w:sz w:val="18"/>
              </w:rPr>
              <w:br/>
              <w:t xml:space="preserve">  region                = local.region</w:t>
            </w:r>
            <w:r>
              <w:rPr>
                <w:rFonts w:ascii="Consolas" w:hAnsi="Consolas"/>
                <w:sz w:val="18"/>
              </w:rPr>
              <w:br/>
              <w:t xml:space="preserve">  vpc_cidr              = "10.0.0.0/16"</w:t>
            </w:r>
            <w:r>
              <w:rPr>
                <w:rFonts w:ascii="Consolas" w:hAnsi="Consolas"/>
                <w:sz w:val="18"/>
              </w:rPr>
              <w:br/>
              <w:t xml:space="preserve">  public_subnet_cidrs   = ["10.0.1.0/24", "10.0.2.0/24"]</w:t>
            </w:r>
            <w:r>
              <w:rPr>
                <w:rFonts w:ascii="Consolas" w:hAnsi="Consolas"/>
                <w:sz w:val="18"/>
              </w:rPr>
              <w:br/>
              <w:t xml:space="preserve">  private_subnet_cidrs  = ["10.0.3.0/24", "10.0.4.0/24"]</w:t>
            </w:r>
            <w:r>
              <w:rPr>
                <w:rFonts w:ascii="Consolas" w:hAnsi="Consolas"/>
                <w:sz w:val="18"/>
              </w:rPr>
              <w:br/>
              <w:t xml:space="preserve">  database_subnet_cidrs = ["10.0.5.0/24", "10.0.6.0/24"]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module "eks" {</w:t>
            </w:r>
            <w:r>
              <w:rPr>
                <w:rFonts w:ascii="Consolas" w:hAnsi="Consolas"/>
                <w:sz w:val="18"/>
              </w:rPr>
              <w:br/>
              <w:t xml:space="preserve">  source = "../../modules/eks"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project            = local.project</w:t>
            </w:r>
            <w:r>
              <w:rPr>
                <w:rFonts w:ascii="Consolas" w:hAnsi="Consolas"/>
                <w:sz w:val="18"/>
              </w:rPr>
              <w:br/>
              <w:t xml:space="preserve">  env                = local.env</w:t>
            </w:r>
            <w:r>
              <w:rPr>
                <w:rFonts w:ascii="Consolas" w:hAnsi="Consolas"/>
                <w:sz w:val="18"/>
              </w:rPr>
              <w:br/>
              <w:t xml:space="preserve">  vpc_id             = module.vpc.vpc_id</w:t>
            </w:r>
            <w:r>
              <w:rPr>
                <w:rFonts w:ascii="Consolas" w:hAnsi="Consolas"/>
                <w:sz w:val="18"/>
              </w:rPr>
              <w:br/>
              <w:t xml:space="preserve">  subnet_ids         = module.vpc.private_subnets</w:t>
            </w:r>
            <w:r>
              <w:rPr>
                <w:rFonts w:ascii="Consolas" w:hAnsi="Consolas"/>
                <w:sz w:val="18"/>
              </w:rPr>
              <w:br/>
              <w:t xml:space="preserve">  kubernetes_version = "1.33"</w:t>
            </w:r>
            <w:r>
              <w:rPr>
                <w:rFonts w:ascii="Consolas" w:hAnsi="Consolas"/>
                <w:sz w:val="18"/>
              </w:rPr>
              <w:br/>
              <w:t xml:space="preserve">  instance_types     = ["t3.small"]</w:t>
            </w:r>
            <w:r>
              <w:rPr>
                <w:rFonts w:ascii="Consolas" w:hAnsi="Consolas"/>
                <w:sz w:val="18"/>
              </w:rPr>
              <w:br/>
              <w:t xml:space="preserve">  min_size           = 1</w:t>
            </w:r>
            <w:r>
              <w:rPr>
                <w:rFonts w:ascii="Consolas" w:hAnsi="Consolas"/>
                <w:sz w:val="18"/>
              </w:rPr>
              <w:br/>
              <w:t xml:space="preserve">  max_size           = 5</w:t>
            </w:r>
            <w:r>
              <w:rPr>
                <w:rFonts w:ascii="Consolas" w:hAnsi="Consolas"/>
                <w:sz w:val="18"/>
              </w:rPr>
              <w:br/>
              <w:t xml:space="preserve">  desired_size       = 4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module "rds" {</w:t>
            </w:r>
            <w:r>
              <w:rPr>
                <w:rFonts w:ascii="Consolas" w:hAnsi="Consolas"/>
                <w:sz w:val="18"/>
              </w:rPr>
              <w:br/>
              <w:t xml:space="preserve">  source = "../../modules/rds"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project                    = local.project</w:t>
            </w:r>
            <w:r>
              <w:rPr>
                <w:rFonts w:ascii="Consolas" w:hAnsi="Consolas"/>
                <w:sz w:val="18"/>
              </w:rPr>
              <w:br/>
              <w:t xml:space="preserve">  env                        = local.env</w:t>
            </w:r>
            <w:r>
              <w:rPr>
                <w:rFonts w:ascii="Consolas" w:hAnsi="Consolas"/>
                <w:sz w:val="18"/>
              </w:rPr>
              <w:br/>
              <w:t xml:space="preserve">  username                   = "pharmaadmin"</w:t>
            </w:r>
            <w:r>
              <w:rPr>
                <w:rFonts w:ascii="Consolas" w:hAnsi="Consolas"/>
                <w:sz w:val="18"/>
              </w:rPr>
              <w:br/>
              <w:t xml:space="preserve">  password                   = var.db_password</w:t>
            </w:r>
            <w:r>
              <w:rPr>
                <w:rFonts w:ascii="Consolas" w:hAnsi="Consolas"/>
                <w:sz w:val="18"/>
              </w:rPr>
              <w:br/>
              <w:t xml:space="preserve">  vpc_id                     = module.vpc.vpc_id</w:t>
            </w:r>
            <w:r>
              <w:rPr>
                <w:rFonts w:ascii="Consolas" w:hAnsi="Consolas"/>
                <w:sz w:val="18"/>
              </w:rPr>
              <w:br/>
              <w:t xml:space="preserve">  db_subnet_group_name       = module.vpc.database_subnet_group_name</w:t>
            </w:r>
            <w:r>
              <w:rPr>
                <w:rFonts w:ascii="Consolas" w:hAnsi="Consolas"/>
                <w:sz w:val="18"/>
              </w:rPr>
              <w:br/>
              <w:t xml:space="preserve">  eks_node_security_group_id = module.eks.node_security_group_id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module "ecr" {</w:t>
            </w:r>
            <w:r>
              <w:rPr>
                <w:rFonts w:ascii="Consolas" w:hAnsi="Consolas"/>
                <w:sz w:val="18"/>
              </w:rPr>
              <w:br/>
              <w:t xml:space="preserve">  source = "../../modules/ecr"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project = local.project</w:t>
            </w:r>
            <w:r>
              <w:rPr>
                <w:rFonts w:ascii="Consolas" w:hAnsi="Consolas"/>
                <w:sz w:val="18"/>
              </w:rPr>
              <w:br/>
              <w:t xml:space="preserve">  env     = local.env</w:t>
            </w:r>
            <w:r>
              <w:rPr>
                <w:rFonts w:ascii="Consolas" w:hAnsi="Consolas"/>
                <w:sz w:val="18"/>
              </w:rPr>
              <w:br/>
              <w:t xml:space="preserve">  repositories = [</w:t>
            </w:r>
            <w:r>
              <w:rPr>
                <w:rFonts w:ascii="Consolas" w:hAnsi="Consolas"/>
                <w:sz w:val="18"/>
              </w:rPr>
              <w:br/>
              <w:t xml:space="preserve">    "api-gateway",</w:t>
            </w:r>
            <w:r>
              <w:rPr>
                <w:rFonts w:ascii="Consolas" w:hAnsi="Consolas"/>
                <w:sz w:val="18"/>
              </w:rPr>
              <w:br/>
              <w:t xml:space="preserve">    "auth-service",</w:t>
            </w:r>
            <w:r>
              <w:rPr>
                <w:rFonts w:ascii="Consolas" w:hAnsi="Consolas"/>
                <w:sz w:val="18"/>
              </w:rPr>
              <w:br/>
              <w:t xml:space="preserve">    "drug-catalog-service",</w:t>
            </w:r>
            <w:r>
              <w:rPr>
                <w:rFonts w:ascii="Consolas" w:hAnsi="Consolas"/>
                <w:sz w:val="18"/>
              </w:rPr>
              <w:br/>
              <w:t xml:space="preserve">    "inventory-service",</w:t>
            </w:r>
            <w:r>
              <w:rPr>
                <w:rFonts w:ascii="Consolas" w:hAnsi="Consolas"/>
                <w:sz w:val="18"/>
              </w:rPr>
              <w:br/>
              <w:t xml:space="preserve">    "manufacturing-service",</w:t>
            </w:r>
            <w:r>
              <w:rPr>
                <w:rFonts w:ascii="Consolas" w:hAnsi="Consolas"/>
                <w:sz w:val="18"/>
              </w:rPr>
              <w:br/>
              <w:t xml:space="preserve">    "notification-service",</w:t>
            </w:r>
            <w:r>
              <w:rPr>
                <w:rFonts w:ascii="Consolas" w:hAnsi="Consolas"/>
                <w:sz w:val="18"/>
              </w:rPr>
              <w:br/>
              <w:t xml:space="preserve">    "pharma-ui",</w:t>
            </w:r>
            <w:r>
              <w:rPr>
                <w:rFonts w:ascii="Consolas" w:hAnsi="Consolas"/>
                <w:sz w:val="18"/>
              </w:rPr>
              <w:br/>
              <w:t xml:space="preserve">    "supplier-service",</w:t>
            </w:r>
            <w:r>
              <w:rPr>
                <w:rFonts w:ascii="Consolas" w:hAnsi="Consolas"/>
                <w:sz w:val="18"/>
              </w:rPr>
              <w:br/>
              <w:t xml:space="preserve">    "qc-service",</w:t>
            </w:r>
            <w:r>
              <w:rPr>
                <w:rFonts w:ascii="Consolas" w:hAnsi="Consolas"/>
                <w:sz w:val="18"/>
              </w:rPr>
              <w:br/>
              <w:t xml:space="preserve">  ]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module "iam" {</w:t>
            </w:r>
            <w:r>
              <w:rPr>
                <w:rFonts w:ascii="Consolas" w:hAnsi="Consolas"/>
                <w:sz w:val="18"/>
              </w:rPr>
              <w:br/>
              <w:t xml:space="preserve">  source = "../../modules/iam"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project           = local.project</w:t>
            </w:r>
            <w:r>
              <w:rPr>
                <w:rFonts w:ascii="Consolas" w:hAnsi="Consolas"/>
                <w:sz w:val="18"/>
              </w:rPr>
              <w:br/>
              <w:t xml:space="preserve">  env               = local.env</w:t>
            </w:r>
            <w:r>
              <w:rPr>
                <w:rFonts w:ascii="Consolas" w:hAnsi="Consolas"/>
                <w:sz w:val="18"/>
              </w:rPr>
              <w:br/>
              <w:t xml:space="preserve">  oidc_provider_arn = module.eks.oidc_provider_arn</w:t>
            </w:r>
            <w:r>
              <w:rPr>
                <w:rFonts w:ascii="Consolas" w:hAnsi="Consolas"/>
                <w:sz w:val="18"/>
              </w:rPr>
              <w:br/>
              <w:t xml:space="preserve">  oidc_provider_url = module.eks.cluster_oidc_issuer_url</w:t>
            </w:r>
            <w:r>
              <w:rPr>
                <w:rFonts w:ascii="Consolas" w:hAnsi="Consolas"/>
                <w:sz w:val="18"/>
              </w:rPr>
              <w:br/>
              <w:t xml:space="preserve">  aws_account_id    = data.aws_caller_identity.current.account_id</w:t>
            </w:r>
            <w:r>
              <w:rPr>
                <w:rFonts w:ascii="Consolas" w:hAnsi="Consolas"/>
                <w:sz w:val="18"/>
              </w:rPr>
              <w:br/>
              <w:t xml:space="preserve">  github_org        = var.github_org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module "secrets_manager" {</w:t>
            </w:r>
            <w:r>
              <w:rPr>
                <w:rFonts w:ascii="Consolas" w:hAnsi="Consolas"/>
                <w:sz w:val="18"/>
              </w:rPr>
              <w:br/>
              <w:t xml:space="preserve">  source = "../../modules/secrets-manager"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project     = local.project</w:t>
            </w:r>
            <w:r>
              <w:rPr>
                <w:rFonts w:ascii="Consolas" w:hAnsi="Consolas"/>
                <w:sz w:val="18"/>
              </w:rPr>
              <w:br/>
              <w:t xml:space="preserve">  env         = local.env</w:t>
            </w:r>
            <w:r>
              <w:rPr>
                <w:rFonts w:ascii="Consolas" w:hAnsi="Consolas"/>
                <w:sz w:val="18"/>
              </w:rPr>
              <w:br/>
              <w:t xml:space="preserve">  db_username = "pharmaadmin"</w:t>
            </w:r>
            <w:r>
              <w:rPr>
                <w:rFonts w:ascii="Consolas" w:hAnsi="Consolas"/>
                <w:sz w:val="18"/>
              </w:rPr>
              <w:br/>
              <w:t xml:space="preserve">  db_password = var.db_password</w:t>
            </w:r>
            <w:r>
              <w:rPr>
                <w:rFonts w:ascii="Consolas" w:hAnsi="Consolas"/>
                <w:sz w:val="18"/>
              </w:rPr>
              <w:br/>
              <w:t xml:space="preserve">  db_host     = module.rds.db_instance_address</w:t>
            </w:r>
            <w:r>
              <w:rPr>
                <w:rFonts w:ascii="Consolas" w:hAnsi="Consolas"/>
                <w:sz w:val="18"/>
              </w:rPr>
              <w:br/>
              <w:t xml:space="preserve">  jwt_secret  = var.jwt_secret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1F7DD2A5" w14:textId="77777777" w:rsidR="00E36A81" w:rsidRDefault="00000000">
      <w:r>
        <w:br w:type="page"/>
      </w:r>
    </w:p>
    <w:p w14:paraId="3906BCF6" w14:textId="77777777" w:rsidR="00E36A81" w:rsidRDefault="00000000">
      <w:pPr>
        <w:pStyle w:val="Heading1"/>
      </w:pPr>
      <w:r>
        <w:rPr>
          <w:rFonts w:ascii="Calibri" w:hAnsi="Calibri"/>
          <w:color w:val="003366"/>
        </w:rPr>
        <w:t>Appendix C — Screenshot Manifest</w:t>
      </w:r>
    </w:p>
    <w:p w14:paraId="528C0BF9" w14:textId="77777777" w:rsidR="00E36A81" w:rsidRDefault="00000000">
      <w:r>
        <w:rPr>
          <w:i/>
        </w:rPr>
        <w:t>Quick checklist of every screenshot to capture when you run this POC live. Each one is anchored to a specific step / diagram in this run book.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13"/>
        <w:gridCol w:w="3316"/>
        <w:gridCol w:w="3323"/>
      </w:tblGrid>
      <w:tr w:rsidR="00E36A81" w14:paraId="5A8FAE23" w14:textId="77777777" w:rsidTr="00E36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2E75B6"/>
          </w:tcPr>
          <w:p w14:paraId="61B42ACB" w14:textId="77777777" w:rsidR="00E36A81" w:rsidRDefault="00000000">
            <w:r>
              <w:rPr>
                <w:color w:val="FFFFFF"/>
                <w:sz w:val="20"/>
              </w:rPr>
              <w:t>#</w:t>
            </w:r>
          </w:p>
        </w:tc>
        <w:tc>
          <w:tcPr>
            <w:tcW w:w="3324" w:type="dxa"/>
            <w:shd w:val="clear" w:color="auto" w:fill="2E75B6"/>
          </w:tcPr>
          <w:p w14:paraId="57DA97B2" w14:textId="77777777" w:rsidR="00E36A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Step / Section</w:t>
            </w:r>
          </w:p>
        </w:tc>
        <w:tc>
          <w:tcPr>
            <w:tcW w:w="3324" w:type="dxa"/>
            <w:shd w:val="clear" w:color="auto" w:fill="2E75B6"/>
          </w:tcPr>
          <w:p w14:paraId="77FA5B5B" w14:textId="77777777" w:rsidR="00E36A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What to capture</w:t>
            </w:r>
          </w:p>
        </w:tc>
      </w:tr>
      <w:tr w:rsidR="00E36A81" w14:paraId="25AF871B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5186D20" w14:textId="77777777" w:rsidR="00E36A81" w:rsidRDefault="00000000">
            <w:r>
              <w:rPr>
                <w:sz w:val="19"/>
              </w:rPr>
              <w:t>1</w:t>
            </w:r>
          </w:p>
        </w:tc>
        <w:tc>
          <w:tcPr>
            <w:tcW w:w="3324" w:type="dxa"/>
          </w:tcPr>
          <w:p w14:paraId="251F3A7F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 — Architecture Overview (Diagram 1.1)</w:t>
            </w:r>
          </w:p>
        </w:tc>
        <w:tc>
          <w:tcPr>
            <w:tcW w:w="3324" w:type="dxa"/>
          </w:tcPr>
          <w:p w14:paraId="3A13D3C2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AWS Console overview — S3 / VPC / EKS / RDS / ECR / IAM / Secrets Manager</w:t>
            </w:r>
          </w:p>
        </w:tc>
      </w:tr>
      <w:tr w:rsidR="00E36A81" w14:paraId="7B2809AD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9DED12D" w14:textId="77777777" w:rsidR="00E36A81" w:rsidRDefault="00000000">
            <w:r>
              <w:rPr>
                <w:sz w:val="19"/>
              </w:rPr>
              <w:t>2</w:t>
            </w:r>
          </w:p>
        </w:tc>
        <w:tc>
          <w:tcPr>
            <w:tcW w:w="3324" w:type="dxa"/>
          </w:tcPr>
          <w:p w14:paraId="540B984B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 — Network Traffic Flow (Diagram 1.2)</w:t>
            </w:r>
          </w:p>
        </w:tc>
        <w:tc>
          <w:tcPr>
            <w:tcW w:w="3324" w:type="dxa"/>
          </w:tcPr>
          <w:p w14:paraId="5BDE5321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Postman / browser showing / and /api/* routes returning data</w:t>
            </w:r>
          </w:p>
        </w:tc>
      </w:tr>
      <w:tr w:rsidR="00E36A81" w14:paraId="370BDB36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A08393E" w14:textId="77777777" w:rsidR="00E36A81" w:rsidRDefault="00000000">
            <w:r>
              <w:rPr>
                <w:sz w:val="19"/>
              </w:rPr>
              <w:t>3</w:t>
            </w:r>
          </w:p>
        </w:tc>
        <w:tc>
          <w:tcPr>
            <w:tcW w:w="3324" w:type="dxa"/>
          </w:tcPr>
          <w:p w14:paraId="3888E20E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 — GitHub Actions CI/CD (Diagram 1.3)</w:t>
            </w:r>
          </w:p>
        </w:tc>
        <w:tc>
          <w:tcPr>
            <w:tcW w:w="3324" w:type="dxa"/>
          </w:tcPr>
          <w:p w14:paraId="76550774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GitHub Actions tab — PR showing plan output, then apply running after approval</w:t>
            </w:r>
          </w:p>
        </w:tc>
      </w:tr>
      <w:tr w:rsidR="00E36A81" w14:paraId="33D03473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CE57A03" w14:textId="77777777" w:rsidR="00E36A81" w:rsidRDefault="00000000">
            <w:r>
              <w:rPr>
                <w:sz w:val="19"/>
              </w:rPr>
              <w:t>4</w:t>
            </w:r>
          </w:p>
        </w:tc>
        <w:tc>
          <w:tcPr>
            <w:tcW w:w="3324" w:type="dxa"/>
          </w:tcPr>
          <w:p w14:paraId="6A86A54C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 — Verify Installations</w:t>
            </w:r>
          </w:p>
        </w:tc>
        <w:tc>
          <w:tcPr>
            <w:tcW w:w="3324" w:type="dxa"/>
          </w:tcPr>
          <w:p w14:paraId="4A803724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Terminal showing terraform version, aws --version, git --version outputs</w:t>
            </w:r>
          </w:p>
        </w:tc>
      </w:tr>
      <w:tr w:rsidR="00E36A81" w14:paraId="0BA3BA9F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578E77C" w14:textId="77777777" w:rsidR="00E36A81" w:rsidRDefault="00000000">
            <w:r>
              <w:rPr>
                <w:sz w:val="19"/>
              </w:rPr>
              <w:t>5</w:t>
            </w:r>
          </w:p>
        </w:tc>
        <w:tc>
          <w:tcPr>
            <w:tcW w:w="3324" w:type="dxa"/>
          </w:tcPr>
          <w:p w14:paraId="1A55535F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3 — Repository Structure</w:t>
            </w:r>
          </w:p>
        </w:tc>
        <w:tc>
          <w:tcPr>
            <w:tcW w:w="3324" w:type="dxa"/>
          </w:tcPr>
          <w:p w14:paraId="566C1663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VS Code / GitHub repo view showing the full zen-infra folder structure</w:t>
            </w:r>
          </w:p>
        </w:tc>
      </w:tr>
      <w:tr w:rsidR="00E36A81" w14:paraId="5A12F1F9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33B1365" w14:textId="77777777" w:rsidR="00E36A81" w:rsidRDefault="00000000">
            <w:r>
              <w:rPr>
                <w:sz w:val="19"/>
              </w:rPr>
              <w:t>6</w:t>
            </w:r>
          </w:p>
        </w:tc>
        <w:tc>
          <w:tcPr>
            <w:tcW w:w="3324" w:type="dxa"/>
          </w:tcPr>
          <w:p w14:paraId="2C63D4EC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4.1 — IAM User</w:t>
            </w:r>
          </w:p>
        </w:tc>
        <w:tc>
          <w:tcPr>
            <w:tcW w:w="3324" w:type="dxa"/>
          </w:tcPr>
          <w:p w14:paraId="0CEC234D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IAM → Users → terraform-ci → Security credentials tab showing access key created</w:t>
            </w:r>
          </w:p>
        </w:tc>
      </w:tr>
      <w:tr w:rsidR="00E36A81" w14:paraId="7F4C627B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3D9D5B8" w14:textId="77777777" w:rsidR="00E36A81" w:rsidRDefault="00000000">
            <w:r>
              <w:rPr>
                <w:sz w:val="19"/>
              </w:rPr>
              <w:t>7</w:t>
            </w:r>
          </w:p>
        </w:tc>
        <w:tc>
          <w:tcPr>
            <w:tcW w:w="3324" w:type="dxa"/>
          </w:tcPr>
          <w:p w14:paraId="76E8BBC6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4.2 — aws sts get-caller-identity</w:t>
            </w:r>
          </w:p>
        </w:tc>
        <w:tc>
          <w:tcPr>
            <w:tcW w:w="3324" w:type="dxa"/>
          </w:tcPr>
          <w:p w14:paraId="59788327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Terminal output of aws sts get-caller-identity with account ID and user ARN</w:t>
            </w:r>
          </w:p>
        </w:tc>
      </w:tr>
      <w:tr w:rsidR="00E36A81" w14:paraId="3A669492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06AF76E" w14:textId="77777777" w:rsidR="00E36A81" w:rsidRDefault="00000000">
            <w:r>
              <w:rPr>
                <w:sz w:val="19"/>
              </w:rPr>
              <w:t>8</w:t>
            </w:r>
          </w:p>
        </w:tc>
        <w:tc>
          <w:tcPr>
            <w:tcW w:w="3324" w:type="dxa"/>
          </w:tcPr>
          <w:p w14:paraId="12A2FC6C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5.1 — S3 bucket created</w:t>
            </w:r>
          </w:p>
        </w:tc>
        <w:tc>
          <w:tcPr>
            <w:tcW w:w="3324" w:type="dxa"/>
          </w:tcPr>
          <w:p w14:paraId="11BA7D53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S3 console showing the new state bucket with versioning + encryption + public-access-block</w:t>
            </w:r>
          </w:p>
        </w:tc>
      </w:tr>
      <w:tr w:rsidR="00E36A81" w14:paraId="4BDB1241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C5E8074" w14:textId="77777777" w:rsidR="00E36A81" w:rsidRDefault="00000000">
            <w:r>
              <w:rPr>
                <w:sz w:val="19"/>
              </w:rPr>
              <w:t>9</w:t>
            </w:r>
          </w:p>
        </w:tc>
        <w:tc>
          <w:tcPr>
            <w:tcW w:w="3324" w:type="dxa"/>
          </w:tcPr>
          <w:p w14:paraId="2072ACB2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5.2 — S3 ls verify</w:t>
            </w:r>
          </w:p>
        </w:tc>
        <w:tc>
          <w:tcPr>
            <w:tcW w:w="3324" w:type="dxa"/>
          </w:tcPr>
          <w:p w14:paraId="6A57F83C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Terminal showing empty s3 ls output for the state bucket</w:t>
            </w:r>
          </w:p>
        </w:tc>
      </w:tr>
      <w:tr w:rsidR="00E36A81" w14:paraId="28A13440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E581624" w14:textId="77777777" w:rsidR="00E36A81" w:rsidRDefault="00000000">
            <w:r>
              <w:rPr>
                <w:sz w:val="19"/>
              </w:rPr>
              <w:t>10</w:t>
            </w:r>
          </w:p>
        </w:tc>
        <w:tc>
          <w:tcPr>
            <w:tcW w:w="3324" w:type="dxa"/>
          </w:tcPr>
          <w:p w14:paraId="04562458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6.1 — Fork confirmation</w:t>
            </w:r>
          </w:p>
        </w:tc>
        <w:tc>
          <w:tcPr>
            <w:tcW w:w="3324" w:type="dxa"/>
          </w:tcPr>
          <w:p w14:paraId="77BCFF75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GitHub fork confirmation page showing zen-infra forked to your account</w:t>
            </w:r>
          </w:p>
        </w:tc>
      </w:tr>
      <w:tr w:rsidR="00E36A81" w14:paraId="648B08CF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B5E41C2" w14:textId="77777777" w:rsidR="00E36A81" w:rsidRDefault="00000000">
            <w:r>
              <w:rPr>
                <w:sz w:val="19"/>
              </w:rPr>
              <w:t>11</w:t>
            </w:r>
          </w:p>
        </w:tc>
        <w:tc>
          <w:tcPr>
            <w:tcW w:w="3324" w:type="dxa"/>
          </w:tcPr>
          <w:p w14:paraId="7A0D8664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7.1 — backend.tf updated</w:t>
            </w:r>
          </w:p>
        </w:tc>
        <w:tc>
          <w:tcPr>
            <w:tcW w:w="3324" w:type="dxa"/>
          </w:tcPr>
          <w:p w14:paraId="73E99F23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VS Code showing envs/dev/backend.tf with the new bucket name</w:t>
            </w:r>
          </w:p>
        </w:tc>
      </w:tr>
      <w:tr w:rsidR="00E36A81" w14:paraId="439022B4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4DDDA38" w14:textId="77777777" w:rsidR="00E36A81" w:rsidRDefault="00000000">
            <w:r>
              <w:rPr>
                <w:sz w:val="19"/>
              </w:rPr>
              <w:t>12</w:t>
            </w:r>
          </w:p>
        </w:tc>
        <w:tc>
          <w:tcPr>
            <w:tcW w:w="3324" w:type="dxa"/>
          </w:tcPr>
          <w:p w14:paraId="0E097B33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7.2 — variables.tf updated</w:t>
            </w:r>
          </w:p>
        </w:tc>
        <w:tc>
          <w:tcPr>
            <w:tcW w:w="3324" w:type="dxa"/>
          </w:tcPr>
          <w:p w14:paraId="1CC819BD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VS Code showing envs/dev/variables.tf with the updated default value</w:t>
            </w:r>
          </w:p>
        </w:tc>
      </w:tr>
      <w:tr w:rsidR="00E36A81" w14:paraId="1F3A838B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B903254" w14:textId="77777777" w:rsidR="00E36A81" w:rsidRDefault="00000000">
            <w:r>
              <w:rPr>
                <w:sz w:val="19"/>
              </w:rPr>
              <w:t>13</w:t>
            </w:r>
          </w:p>
        </w:tc>
        <w:tc>
          <w:tcPr>
            <w:tcW w:w="3324" w:type="dxa"/>
          </w:tcPr>
          <w:p w14:paraId="35E77950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7.3 — workflow updated</w:t>
            </w:r>
          </w:p>
        </w:tc>
        <w:tc>
          <w:tcPr>
            <w:tcW w:w="3324" w:type="dxa"/>
          </w:tcPr>
          <w:p w14:paraId="0C25BFC4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VS Code showing .github/workflows/terraform.yml with the updated org</w:t>
            </w:r>
          </w:p>
        </w:tc>
      </w:tr>
      <w:tr w:rsidR="00E36A81" w14:paraId="4B630704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2D52DF6" w14:textId="77777777" w:rsidR="00E36A81" w:rsidRDefault="00000000">
            <w:r>
              <w:rPr>
                <w:sz w:val="19"/>
              </w:rPr>
              <w:t>14</w:t>
            </w:r>
          </w:p>
        </w:tc>
        <w:tc>
          <w:tcPr>
            <w:tcW w:w="3324" w:type="dxa"/>
          </w:tcPr>
          <w:p w14:paraId="6750EE43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7.4 — Commit pushed</w:t>
            </w:r>
          </w:p>
        </w:tc>
        <w:tc>
          <w:tcPr>
            <w:tcW w:w="3324" w:type="dxa"/>
          </w:tcPr>
          <w:p w14:paraId="26D16D83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GitHub commit history showing the 'config: update bucket name' commit</w:t>
            </w:r>
          </w:p>
        </w:tc>
      </w:tr>
      <w:tr w:rsidR="00E36A81" w14:paraId="7BB9A786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11108C9" w14:textId="77777777" w:rsidR="00E36A81" w:rsidRDefault="00000000">
            <w:r>
              <w:rPr>
                <w:sz w:val="19"/>
              </w:rPr>
              <w:t>15</w:t>
            </w:r>
          </w:p>
        </w:tc>
        <w:tc>
          <w:tcPr>
            <w:tcW w:w="3324" w:type="dxa"/>
          </w:tcPr>
          <w:p w14:paraId="758AC2CF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8.1 — Secrets added</w:t>
            </w:r>
          </w:p>
        </w:tc>
        <w:tc>
          <w:tcPr>
            <w:tcW w:w="3324" w:type="dxa"/>
          </w:tcPr>
          <w:p w14:paraId="67607D74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GitHub Settings → Secrets and variables → Actions showing all 4 secrets listed</w:t>
            </w:r>
          </w:p>
        </w:tc>
      </w:tr>
      <w:tr w:rsidR="00E36A81" w14:paraId="5A819729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C5CBE76" w14:textId="77777777" w:rsidR="00E36A81" w:rsidRDefault="00000000">
            <w:r>
              <w:rPr>
                <w:sz w:val="19"/>
              </w:rPr>
              <w:t>16</w:t>
            </w:r>
          </w:p>
        </w:tc>
        <w:tc>
          <w:tcPr>
            <w:tcW w:w="3324" w:type="dxa"/>
          </w:tcPr>
          <w:p w14:paraId="2D03753B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9.1 — Dev environment</w:t>
            </w:r>
          </w:p>
        </w:tc>
        <w:tc>
          <w:tcPr>
            <w:tcW w:w="3324" w:type="dxa"/>
          </w:tcPr>
          <w:p w14:paraId="78B53365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Settings → Environments page showing the 'dev' environment card</w:t>
            </w:r>
          </w:p>
        </w:tc>
      </w:tr>
      <w:tr w:rsidR="00E36A81" w14:paraId="60E5239B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890E845" w14:textId="77777777" w:rsidR="00E36A81" w:rsidRDefault="00000000">
            <w:r>
              <w:rPr>
                <w:sz w:val="19"/>
              </w:rPr>
              <w:t>17</w:t>
            </w:r>
          </w:p>
        </w:tc>
        <w:tc>
          <w:tcPr>
            <w:tcW w:w="3324" w:type="dxa"/>
          </w:tcPr>
          <w:p w14:paraId="2A2B79E2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9.2 — Required reviewer</w:t>
            </w:r>
          </w:p>
        </w:tc>
        <w:tc>
          <w:tcPr>
            <w:tcW w:w="3324" w:type="dxa"/>
          </w:tcPr>
          <w:p w14:paraId="60EF8C45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Environment protection rules dialog with 'Required reviewers' toggled on</w:t>
            </w:r>
          </w:p>
        </w:tc>
      </w:tr>
      <w:tr w:rsidR="00E36A81" w14:paraId="0CE418EA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193EAC4" w14:textId="77777777" w:rsidR="00E36A81" w:rsidRDefault="00000000">
            <w:r>
              <w:rPr>
                <w:sz w:val="19"/>
              </w:rPr>
              <w:t>18</w:t>
            </w:r>
          </w:p>
        </w:tc>
        <w:tc>
          <w:tcPr>
            <w:tcW w:w="3324" w:type="dxa"/>
          </w:tcPr>
          <w:p w14:paraId="32A24BE7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9.3 — Approval gate</w:t>
            </w:r>
          </w:p>
        </w:tc>
        <w:tc>
          <w:tcPr>
            <w:tcW w:w="3324" w:type="dxa"/>
          </w:tcPr>
          <w:p w14:paraId="1746A993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GitHub Actions showing the 'Review deployments' approval gate for the apply job</w:t>
            </w:r>
          </w:p>
        </w:tc>
      </w:tr>
      <w:tr w:rsidR="00E36A81" w14:paraId="0B979F27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59C7870" w14:textId="77777777" w:rsidR="00E36A81" w:rsidRDefault="00000000">
            <w:r>
              <w:rPr>
                <w:sz w:val="19"/>
              </w:rPr>
              <w:t>19</w:t>
            </w:r>
          </w:p>
        </w:tc>
        <w:tc>
          <w:tcPr>
            <w:tcW w:w="3324" w:type="dxa"/>
          </w:tcPr>
          <w:p w14:paraId="7EC539B3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10.1 — Feature branch</w:t>
            </w:r>
          </w:p>
        </w:tc>
        <w:tc>
          <w:tcPr>
            <w:tcW w:w="3324" w:type="dxa"/>
          </w:tcPr>
          <w:p w14:paraId="6F438023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GitHub branch list showing feature/initial-setup branch just pushed</w:t>
            </w:r>
          </w:p>
        </w:tc>
      </w:tr>
      <w:tr w:rsidR="00E36A81" w14:paraId="08CF554E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2C145F4" w14:textId="77777777" w:rsidR="00E36A81" w:rsidRDefault="00000000">
            <w:r>
              <w:rPr>
                <w:sz w:val="19"/>
              </w:rPr>
              <w:t>20</w:t>
            </w:r>
          </w:p>
        </w:tc>
        <w:tc>
          <w:tcPr>
            <w:tcW w:w="3324" w:type="dxa"/>
          </w:tcPr>
          <w:p w14:paraId="5BA5709D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10.2 — PR with plan</w:t>
            </w:r>
          </w:p>
        </w:tc>
        <w:tc>
          <w:tcPr>
            <w:tcW w:w="3324" w:type="dxa"/>
          </w:tcPr>
          <w:p w14:paraId="74DE221B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GitHub PR with Terraform Plan job completed showing 'X to add' summary</w:t>
            </w:r>
          </w:p>
        </w:tc>
      </w:tr>
      <w:tr w:rsidR="00E36A81" w14:paraId="077630F1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5084F9B" w14:textId="77777777" w:rsidR="00E36A81" w:rsidRDefault="00000000">
            <w:r>
              <w:rPr>
                <w:sz w:val="19"/>
              </w:rPr>
              <w:t>21</w:t>
            </w:r>
          </w:p>
        </w:tc>
        <w:tc>
          <w:tcPr>
            <w:tcW w:w="3324" w:type="dxa"/>
          </w:tcPr>
          <w:p w14:paraId="7AE29E9C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10.3 — Apply awaiting review</w:t>
            </w:r>
          </w:p>
        </w:tc>
        <w:tc>
          <w:tcPr>
            <w:tcW w:w="3324" w:type="dxa"/>
          </w:tcPr>
          <w:p w14:paraId="62EBB471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GitHub Actions run on main showing Apply job awaiting review</w:t>
            </w:r>
          </w:p>
        </w:tc>
      </w:tr>
      <w:tr w:rsidR="00E36A81" w14:paraId="184C1EC4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C403184" w14:textId="77777777" w:rsidR="00E36A81" w:rsidRDefault="00000000">
            <w:r>
              <w:rPr>
                <w:sz w:val="19"/>
              </w:rPr>
              <w:t>22</w:t>
            </w:r>
          </w:p>
        </w:tc>
        <w:tc>
          <w:tcPr>
            <w:tcW w:w="3324" w:type="dxa"/>
          </w:tcPr>
          <w:p w14:paraId="25B875FD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10.4 — Apply running</w:t>
            </w:r>
          </w:p>
        </w:tc>
        <w:tc>
          <w:tcPr>
            <w:tcW w:w="3324" w:type="dxa"/>
          </w:tcPr>
          <w:p w14:paraId="30932701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GitHub Actions showing the apply step streaming Terraform Apply output</w:t>
            </w:r>
          </w:p>
        </w:tc>
      </w:tr>
      <w:tr w:rsidR="00E36A81" w14:paraId="3019D8E6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B451108" w14:textId="77777777" w:rsidR="00E36A81" w:rsidRDefault="00000000">
            <w:r>
              <w:rPr>
                <w:sz w:val="19"/>
              </w:rPr>
              <w:t>23</w:t>
            </w:r>
          </w:p>
        </w:tc>
        <w:tc>
          <w:tcPr>
            <w:tcW w:w="3324" w:type="dxa"/>
          </w:tcPr>
          <w:p w14:paraId="63AB32DA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11.1 — Terraform outputs</w:t>
            </w:r>
          </w:p>
        </w:tc>
        <w:tc>
          <w:tcPr>
            <w:tcW w:w="3324" w:type="dxa"/>
          </w:tcPr>
          <w:p w14:paraId="39CAB1F5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GitHub Actions log tail showing 'Apply complete!' and the Outputs block</w:t>
            </w:r>
          </w:p>
        </w:tc>
      </w:tr>
      <w:tr w:rsidR="00E36A81" w14:paraId="7F3CCDAF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AA2C1AC" w14:textId="77777777" w:rsidR="00E36A81" w:rsidRDefault="00000000">
            <w:r>
              <w:rPr>
                <w:sz w:val="19"/>
              </w:rPr>
              <w:t>24</w:t>
            </w:r>
          </w:p>
        </w:tc>
        <w:tc>
          <w:tcPr>
            <w:tcW w:w="3324" w:type="dxa"/>
          </w:tcPr>
          <w:p w14:paraId="00ECE6B0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11.2 — EKS Active</w:t>
            </w:r>
          </w:p>
        </w:tc>
        <w:tc>
          <w:tcPr>
            <w:tcW w:w="3324" w:type="dxa"/>
          </w:tcPr>
          <w:p w14:paraId="1B5AA370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EKS console — pharma-dev-cluster Active with node group showing 3 nodes Ready</w:t>
            </w:r>
          </w:p>
        </w:tc>
      </w:tr>
      <w:tr w:rsidR="00E36A81" w14:paraId="730796AE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AABC1A6" w14:textId="77777777" w:rsidR="00E36A81" w:rsidRDefault="00000000">
            <w:r>
              <w:rPr>
                <w:sz w:val="19"/>
              </w:rPr>
              <w:t>25</w:t>
            </w:r>
          </w:p>
        </w:tc>
        <w:tc>
          <w:tcPr>
            <w:tcW w:w="3324" w:type="dxa"/>
          </w:tcPr>
          <w:p w14:paraId="0A30E456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11.2 — RDS Available</w:t>
            </w:r>
          </w:p>
        </w:tc>
        <w:tc>
          <w:tcPr>
            <w:tcW w:w="3324" w:type="dxa"/>
          </w:tcPr>
          <w:p w14:paraId="10B4615B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RDS console — pharma-dev-postgres status Available</w:t>
            </w:r>
          </w:p>
        </w:tc>
      </w:tr>
      <w:tr w:rsidR="00E36A81" w14:paraId="39E3360B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52C7B03" w14:textId="77777777" w:rsidR="00E36A81" w:rsidRDefault="00000000">
            <w:r>
              <w:rPr>
                <w:sz w:val="19"/>
              </w:rPr>
              <w:t>26</w:t>
            </w:r>
          </w:p>
        </w:tc>
        <w:tc>
          <w:tcPr>
            <w:tcW w:w="3324" w:type="dxa"/>
          </w:tcPr>
          <w:p w14:paraId="1677E7DA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11.2 — ECR repos</w:t>
            </w:r>
          </w:p>
        </w:tc>
        <w:tc>
          <w:tcPr>
            <w:tcW w:w="3324" w:type="dxa"/>
          </w:tcPr>
          <w:p w14:paraId="11064DCC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ECR console showing 5 private repositories listed</w:t>
            </w:r>
          </w:p>
        </w:tc>
      </w:tr>
      <w:tr w:rsidR="00E36A81" w14:paraId="0B28D919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C9D20E8" w14:textId="77777777" w:rsidR="00E36A81" w:rsidRDefault="00000000">
            <w:r>
              <w:rPr>
                <w:sz w:val="19"/>
              </w:rPr>
              <w:t>27</w:t>
            </w:r>
          </w:p>
        </w:tc>
        <w:tc>
          <w:tcPr>
            <w:tcW w:w="3324" w:type="dxa"/>
          </w:tcPr>
          <w:p w14:paraId="1304471D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11.2 — Secrets</w:t>
            </w:r>
          </w:p>
        </w:tc>
        <w:tc>
          <w:tcPr>
            <w:tcW w:w="3324" w:type="dxa"/>
          </w:tcPr>
          <w:p w14:paraId="2628ED6B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Secrets Manager console showing /pharma/dev/* secrets listed</w:t>
            </w:r>
          </w:p>
        </w:tc>
      </w:tr>
      <w:tr w:rsidR="00E36A81" w14:paraId="258B5BCF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91D428A" w14:textId="77777777" w:rsidR="00E36A81" w:rsidRDefault="00000000">
            <w:r>
              <w:rPr>
                <w:sz w:val="19"/>
              </w:rPr>
              <w:t>28</w:t>
            </w:r>
          </w:p>
        </w:tc>
        <w:tc>
          <w:tcPr>
            <w:tcW w:w="3324" w:type="dxa"/>
          </w:tcPr>
          <w:p w14:paraId="328E7349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11.3 — kubectl get nodes</w:t>
            </w:r>
          </w:p>
        </w:tc>
        <w:tc>
          <w:tcPr>
            <w:tcW w:w="3324" w:type="dxa"/>
          </w:tcPr>
          <w:p w14:paraId="1DE9987B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Terminal showing 'kubectl get nodes' with 3 Ready nodes</w:t>
            </w:r>
          </w:p>
        </w:tc>
      </w:tr>
      <w:tr w:rsidR="00E36A81" w14:paraId="1BD4CB29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E4DE5B8" w14:textId="77777777" w:rsidR="00E36A81" w:rsidRDefault="00000000">
            <w:r>
              <w:rPr>
                <w:sz w:val="19"/>
              </w:rPr>
              <w:t>29</w:t>
            </w:r>
          </w:p>
        </w:tc>
        <w:tc>
          <w:tcPr>
            <w:tcW w:w="3324" w:type="dxa"/>
          </w:tcPr>
          <w:p w14:paraId="3D72B5A9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12.1 — VPC subnets</w:t>
            </w:r>
          </w:p>
        </w:tc>
        <w:tc>
          <w:tcPr>
            <w:tcW w:w="3324" w:type="dxa"/>
          </w:tcPr>
          <w:p w14:paraId="74AFEAEF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VPC console — Subnets tab showing public/private/database subnets mapped to AZs</w:t>
            </w:r>
          </w:p>
        </w:tc>
      </w:tr>
      <w:tr w:rsidR="00E36A81" w14:paraId="54FCB313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D82B2F2" w14:textId="77777777" w:rsidR="00E36A81" w:rsidRDefault="00000000">
            <w:r>
              <w:rPr>
                <w:sz w:val="19"/>
              </w:rPr>
              <w:t>30</w:t>
            </w:r>
          </w:p>
        </w:tc>
        <w:tc>
          <w:tcPr>
            <w:tcW w:w="3324" w:type="dxa"/>
          </w:tcPr>
          <w:p w14:paraId="2A17B998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12.2 — EKS details</w:t>
            </w:r>
          </w:p>
        </w:tc>
        <w:tc>
          <w:tcPr>
            <w:tcW w:w="3324" w:type="dxa"/>
          </w:tcPr>
          <w:p w14:paraId="6B37C13A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EKS cluster details page — version 1.33, node groups, OIDC provider URL</w:t>
            </w:r>
          </w:p>
        </w:tc>
      </w:tr>
      <w:tr w:rsidR="00E36A81" w14:paraId="4F6B3CA4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D6EB40B" w14:textId="77777777" w:rsidR="00E36A81" w:rsidRDefault="00000000">
            <w:r>
              <w:rPr>
                <w:sz w:val="19"/>
              </w:rPr>
              <w:t>31</w:t>
            </w:r>
          </w:p>
        </w:tc>
        <w:tc>
          <w:tcPr>
            <w:tcW w:w="3324" w:type="dxa"/>
          </w:tcPr>
          <w:p w14:paraId="1AFE0987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12.3 — RDS config</w:t>
            </w:r>
          </w:p>
        </w:tc>
        <w:tc>
          <w:tcPr>
            <w:tcW w:w="3324" w:type="dxa"/>
          </w:tcPr>
          <w:p w14:paraId="1EC03984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RDS instance Configuration tab showing engine, instance class, storage, security group</w:t>
            </w:r>
          </w:p>
        </w:tc>
      </w:tr>
      <w:tr w:rsidR="00E36A81" w14:paraId="647C3BA6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002488D" w14:textId="77777777" w:rsidR="00E36A81" w:rsidRDefault="00000000">
            <w:r>
              <w:rPr>
                <w:sz w:val="19"/>
              </w:rPr>
              <w:t>32</w:t>
            </w:r>
          </w:p>
        </w:tc>
        <w:tc>
          <w:tcPr>
            <w:tcW w:w="3324" w:type="dxa"/>
          </w:tcPr>
          <w:p w14:paraId="52A6356B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12.4 — ECR scan + lifecycle</w:t>
            </w:r>
          </w:p>
        </w:tc>
        <w:tc>
          <w:tcPr>
            <w:tcW w:w="3324" w:type="dxa"/>
          </w:tcPr>
          <w:p w14:paraId="4D5C2ECD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ECR repository details showing 'Scan on push' enabled and lifecycle policy</w:t>
            </w:r>
          </w:p>
        </w:tc>
      </w:tr>
      <w:tr w:rsidR="00E36A81" w14:paraId="7CB55AA6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D092C98" w14:textId="77777777" w:rsidR="00E36A81" w:rsidRDefault="00000000">
            <w:r>
              <w:rPr>
                <w:sz w:val="19"/>
              </w:rPr>
              <w:t>33</w:t>
            </w:r>
          </w:p>
        </w:tc>
        <w:tc>
          <w:tcPr>
            <w:tcW w:w="3324" w:type="dxa"/>
          </w:tcPr>
          <w:p w14:paraId="34007C2A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12.5 — IAM OIDC trust</w:t>
            </w:r>
          </w:p>
        </w:tc>
        <w:tc>
          <w:tcPr>
            <w:tcW w:w="3324" w:type="dxa"/>
          </w:tcPr>
          <w:p w14:paraId="11A832E6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IAM role trust policy JSON showing token.actions.githubusercontent.com conditions</w:t>
            </w:r>
          </w:p>
        </w:tc>
      </w:tr>
      <w:tr w:rsidR="00E36A81" w14:paraId="29FA74CC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4637BE1" w14:textId="77777777" w:rsidR="00E36A81" w:rsidRDefault="00000000">
            <w:r>
              <w:rPr>
                <w:sz w:val="19"/>
              </w:rPr>
              <w:t>34</w:t>
            </w:r>
          </w:p>
        </w:tc>
        <w:tc>
          <w:tcPr>
            <w:tcW w:w="3324" w:type="dxa"/>
          </w:tcPr>
          <w:p w14:paraId="07943E09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13 — Local plan</w:t>
            </w:r>
          </w:p>
        </w:tc>
        <w:tc>
          <w:tcPr>
            <w:tcW w:w="3324" w:type="dxa"/>
          </w:tcPr>
          <w:p w14:paraId="5D1C83D5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Local terminal running 'terraform plan' showing the diff before opening the PR</w:t>
            </w:r>
          </w:p>
        </w:tc>
      </w:tr>
      <w:tr w:rsidR="00E36A81" w14:paraId="01E81174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85F779A" w14:textId="77777777" w:rsidR="00E36A81" w:rsidRDefault="00000000">
            <w:r>
              <w:rPr>
                <w:sz w:val="19"/>
              </w:rPr>
              <w:t>35</w:t>
            </w:r>
          </w:p>
        </w:tc>
        <w:tc>
          <w:tcPr>
            <w:tcW w:w="3324" w:type="dxa"/>
          </w:tcPr>
          <w:p w14:paraId="517BF8FB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13 — Node group scaling</w:t>
            </w:r>
          </w:p>
        </w:tc>
        <w:tc>
          <w:tcPr>
            <w:tcW w:w="3324" w:type="dxa"/>
          </w:tcPr>
          <w:p w14:paraId="1C0B8B34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GitHub Actions plan output showing the node group scaling change</w:t>
            </w:r>
          </w:p>
        </w:tc>
      </w:tr>
      <w:tr w:rsidR="00E36A81" w14:paraId="243EE9B4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3EF22E29" w14:textId="77777777" w:rsidR="00E36A81" w:rsidRDefault="00000000">
            <w:r>
              <w:rPr>
                <w:sz w:val="19"/>
              </w:rPr>
              <w:t>36</w:t>
            </w:r>
          </w:p>
        </w:tc>
        <w:tc>
          <w:tcPr>
            <w:tcW w:w="3324" w:type="dxa"/>
          </w:tcPr>
          <w:p w14:paraId="6BE1BC60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13 — New ECR repo plan</w:t>
            </w:r>
          </w:p>
        </w:tc>
        <w:tc>
          <w:tcPr>
            <w:tcW w:w="3324" w:type="dxa"/>
          </w:tcPr>
          <w:p w14:paraId="4E04ABC8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Terraform plan output showing '+ aws_ecr_repository.main["new-service"]' to be created</w:t>
            </w:r>
          </w:p>
        </w:tc>
      </w:tr>
      <w:tr w:rsidR="00E36A81" w14:paraId="30EA1202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C987443" w14:textId="77777777" w:rsidR="00E36A81" w:rsidRDefault="00000000">
            <w:r>
              <w:rPr>
                <w:sz w:val="19"/>
              </w:rPr>
              <w:t>37</w:t>
            </w:r>
          </w:p>
        </w:tc>
        <w:tc>
          <w:tcPr>
            <w:tcW w:w="3324" w:type="dxa"/>
          </w:tcPr>
          <w:p w14:paraId="1FB0E7F6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13 — State list</w:t>
            </w:r>
          </w:p>
        </w:tc>
        <w:tc>
          <w:tcPr>
            <w:tcW w:w="3324" w:type="dxa"/>
          </w:tcPr>
          <w:p w14:paraId="60BF95FE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Terminal output of 'terraform state list' showing all managed resources</w:t>
            </w:r>
          </w:p>
        </w:tc>
      </w:tr>
      <w:tr w:rsidR="00E36A81" w14:paraId="45CD7252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EC19D50" w14:textId="77777777" w:rsidR="00E36A81" w:rsidRDefault="00000000">
            <w:r>
              <w:rPr>
                <w:sz w:val="19"/>
              </w:rPr>
              <w:t>38</w:t>
            </w:r>
          </w:p>
        </w:tc>
        <w:tc>
          <w:tcPr>
            <w:tcW w:w="3324" w:type="dxa"/>
          </w:tcPr>
          <w:p w14:paraId="04BCBD97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14 — Destroy workflow</w:t>
            </w:r>
          </w:p>
        </w:tc>
        <w:tc>
          <w:tcPr>
            <w:tcW w:w="3324" w:type="dxa"/>
          </w:tcPr>
          <w:p w14:paraId="57C1EDD2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Actions → Run workflow dropdown with action=destroy and confirm_destroy=destroy fields</w:t>
            </w:r>
          </w:p>
        </w:tc>
      </w:tr>
      <w:tr w:rsidR="00E36A81" w14:paraId="4C16AEEF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5A7963E" w14:textId="77777777" w:rsidR="00E36A81" w:rsidRDefault="00000000">
            <w:r>
              <w:rPr>
                <w:sz w:val="19"/>
              </w:rPr>
              <w:t>39</w:t>
            </w:r>
          </w:p>
        </w:tc>
        <w:tc>
          <w:tcPr>
            <w:tcW w:w="3324" w:type="dxa"/>
          </w:tcPr>
          <w:p w14:paraId="393BBC4A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14 — Local destroy</w:t>
            </w:r>
          </w:p>
        </w:tc>
        <w:tc>
          <w:tcPr>
            <w:tcW w:w="3324" w:type="dxa"/>
          </w:tcPr>
          <w:p w14:paraId="43B32EC9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Local terminal running 'terraform destroy' and confirming the destroy plan</w:t>
            </w:r>
          </w:p>
        </w:tc>
      </w:tr>
      <w:tr w:rsidR="00E36A81" w14:paraId="4F546BAE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D41DF78" w14:textId="77777777" w:rsidR="00E36A81" w:rsidRDefault="00000000">
            <w:r>
              <w:rPr>
                <w:sz w:val="19"/>
              </w:rPr>
              <w:t>40</w:t>
            </w:r>
          </w:p>
        </w:tc>
        <w:tc>
          <w:tcPr>
            <w:tcW w:w="3324" w:type="dxa"/>
          </w:tcPr>
          <w:p w14:paraId="0326AD81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14 — Bucket emptied</w:t>
            </w:r>
          </w:p>
        </w:tc>
        <w:tc>
          <w:tcPr>
            <w:tcW w:w="3324" w:type="dxa"/>
          </w:tcPr>
          <w:p w14:paraId="7DDAD619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S3 console showing the state bucket is empty after the rm command</w:t>
            </w:r>
          </w:p>
        </w:tc>
      </w:tr>
      <w:tr w:rsidR="00E36A81" w14:paraId="6A8780C6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4B3C0A8" w14:textId="77777777" w:rsidR="00E36A81" w:rsidRDefault="00000000">
            <w:r>
              <w:rPr>
                <w:sz w:val="19"/>
              </w:rPr>
              <w:t>41</w:t>
            </w:r>
          </w:p>
        </w:tc>
        <w:tc>
          <w:tcPr>
            <w:tcW w:w="3324" w:type="dxa"/>
          </w:tcPr>
          <w:p w14:paraId="2EF2F40E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15 — ECR delete loop</w:t>
            </w:r>
          </w:p>
        </w:tc>
        <w:tc>
          <w:tcPr>
            <w:tcW w:w="3324" w:type="dxa"/>
          </w:tcPr>
          <w:p w14:paraId="39897CDA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ECR console after running the delete-repository loop — repos removed</w:t>
            </w:r>
          </w:p>
        </w:tc>
      </w:tr>
      <w:tr w:rsidR="00E36A81" w14:paraId="03A5C70D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B641401" w14:textId="77777777" w:rsidR="00E36A81" w:rsidRDefault="00000000">
            <w:r>
              <w:rPr>
                <w:sz w:val="19"/>
              </w:rPr>
              <w:t>42</w:t>
            </w:r>
          </w:p>
        </w:tc>
        <w:tc>
          <w:tcPr>
            <w:tcW w:w="3324" w:type="dxa"/>
          </w:tcPr>
          <w:p w14:paraId="79604FAA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15 — Apply error</w:t>
            </w:r>
          </w:p>
        </w:tc>
        <w:tc>
          <w:tcPr>
            <w:tcW w:w="3324" w:type="dxa"/>
          </w:tcPr>
          <w:p w14:paraId="7EDD1CC6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GitHub Actions log showing the apply error and partial progress</w:t>
            </w:r>
          </w:p>
        </w:tc>
      </w:tr>
      <w:tr w:rsidR="00E36A81" w14:paraId="35FBF087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9D1FF97" w14:textId="77777777" w:rsidR="00E36A81" w:rsidRDefault="00000000">
            <w:r>
              <w:rPr>
                <w:sz w:val="19"/>
              </w:rPr>
              <w:t>43</w:t>
            </w:r>
          </w:p>
        </w:tc>
        <w:tc>
          <w:tcPr>
            <w:tcW w:w="3324" w:type="dxa"/>
          </w:tcPr>
          <w:p w14:paraId="5846EA5E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15 — State lock error</w:t>
            </w:r>
          </w:p>
        </w:tc>
        <w:tc>
          <w:tcPr>
            <w:tcW w:w="3324" w:type="dxa"/>
          </w:tcPr>
          <w:p w14:paraId="3399FFED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Terminal showing 'Error acquiring the state lock' with the LOCK-ID highlighted</w:t>
            </w:r>
          </w:p>
        </w:tc>
      </w:tr>
      <w:tr w:rsidR="00E36A81" w14:paraId="01D964D4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D47452F" w14:textId="77777777" w:rsidR="00E36A81" w:rsidRDefault="00000000">
            <w:r>
              <w:rPr>
                <w:sz w:val="19"/>
              </w:rPr>
              <w:t>44</w:t>
            </w:r>
          </w:p>
        </w:tc>
        <w:tc>
          <w:tcPr>
            <w:tcW w:w="3324" w:type="dxa"/>
          </w:tcPr>
          <w:p w14:paraId="5235E341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15 — Init bucket error</w:t>
            </w:r>
          </w:p>
        </w:tc>
        <w:tc>
          <w:tcPr>
            <w:tcW w:w="3324" w:type="dxa"/>
          </w:tcPr>
          <w:p w14:paraId="785C23E1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terraform init error: 'Failed to get existing workspaces: NoSuchBucket'</w:t>
            </w:r>
          </w:p>
        </w:tc>
      </w:tr>
      <w:tr w:rsidR="00E36A81" w14:paraId="11BB61F7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BFDD6AF" w14:textId="77777777" w:rsidR="00E36A81" w:rsidRDefault="00000000">
            <w:r>
              <w:rPr>
                <w:sz w:val="19"/>
              </w:rPr>
              <w:t>45</w:t>
            </w:r>
          </w:p>
        </w:tc>
        <w:tc>
          <w:tcPr>
            <w:tcW w:w="3324" w:type="dxa"/>
          </w:tcPr>
          <w:p w14:paraId="2421BDDC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15 — Node IAM policies</w:t>
            </w:r>
          </w:p>
        </w:tc>
        <w:tc>
          <w:tcPr>
            <w:tcW w:w="3324" w:type="dxa"/>
          </w:tcPr>
          <w:p w14:paraId="3D7D79EE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IAM console — node group role with all 3 EKS managed policies attached</w:t>
            </w:r>
          </w:p>
        </w:tc>
      </w:tr>
      <w:tr w:rsidR="00E36A81" w14:paraId="3DF41A2B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CA9E8E4" w14:textId="77777777" w:rsidR="00E36A81" w:rsidRDefault="00000000">
            <w:r>
              <w:rPr>
                <w:sz w:val="19"/>
              </w:rPr>
              <w:t>46</w:t>
            </w:r>
          </w:p>
        </w:tc>
        <w:tc>
          <w:tcPr>
            <w:tcW w:w="3324" w:type="dxa"/>
          </w:tcPr>
          <w:p w14:paraId="7D585A73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15 — Path filter</w:t>
            </w:r>
          </w:p>
        </w:tc>
        <w:tc>
          <w:tcPr>
            <w:tcW w:w="3324" w:type="dxa"/>
          </w:tcPr>
          <w:p w14:paraId="4192F5FF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GitHub Actions → file filter showing only envs/** and modules/** trigger the workflow</w:t>
            </w:r>
          </w:p>
        </w:tc>
      </w:tr>
      <w:tr w:rsidR="00E36A81" w14:paraId="44C0401A" w14:textId="77777777" w:rsidTr="00E36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89CB7FD" w14:textId="77777777" w:rsidR="00E36A81" w:rsidRDefault="00000000">
            <w:r>
              <w:rPr>
                <w:sz w:val="19"/>
              </w:rPr>
              <w:t>47</w:t>
            </w:r>
          </w:p>
        </w:tc>
        <w:tc>
          <w:tcPr>
            <w:tcW w:w="3324" w:type="dxa"/>
          </w:tcPr>
          <w:p w14:paraId="0F4B52FC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15 — Unauthorized EKS</w:t>
            </w:r>
          </w:p>
        </w:tc>
        <w:tc>
          <w:tcPr>
            <w:tcW w:w="3324" w:type="dxa"/>
          </w:tcPr>
          <w:p w14:paraId="57BB3A81" w14:textId="77777777" w:rsidR="00E36A8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kubectl get nodes failing with 'You must be logged in to the server (Unauthorized)'</w:t>
            </w:r>
          </w:p>
        </w:tc>
      </w:tr>
      <w:tr w:rsidR="00E36A81" w14:paraId="36CAD2B3" w14:textId="77777777" w:rsidTr="00E36A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1E680C19" w14:textId="77777777" w:rsidR="00E36A81" w:rsidRDefault="00000000">
            <w:r>
              <w:rPr>
                <w:sz w:val="19"/>
              </w:rPr>
              <w:t>48</w:t>
            </w:r>
          </w:p>
        </w:tc>
        <w:tc>
          <w:tcPr>
            <w:tcW w:w="3324" w:type="dxa"/>
          </w:tcPr>
          <w:p w14:paraId="18A4EF14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16 — Cost Explorer</w:t>
            </w:r>
          </w:p>
        </w:tc>
        <w:tc>
          <w:tcPr>
            <w:tcW w:w="3324" w:type="dxa"/>
          </w:tcPr>
          <w:p w14:paraId="0A749D7F" w14:textId="77777777" w:rsidR="00E36A8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AWS Cost Explorer — bar chart of last 30 days, grouped by service (EC2, EKS, RDS, VPC)</w:t>
            </w:r>
          </w:p>
        </w:tc>
      </w:tr>
    </w:tbl>
    <w:p w14:paraId="1E01F465" w14:textId="77777777" w:rsidR="00E36A81" w:rsidRDefault="00000000">
      <w:r>
        <w:rPr>
          <w:i/>
        </w:rPr>
        <w:t>48 screenshot checkpoints. Capture each one as you execute the POC so the run book doubles as a portfolio asset.</w:t>
      </w:r>
    </w:p>
    <w:sectPr w:rsidR="00E36A81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4289317">
    <w:abstractNumId w:val="8"/>
  </w:num>
  <w:num w:numId="2" w16cid:durableId="159663254">
    <w:abstractNumId w:val="6"/>
  </w:num>
  <w:num w:numId="3" w16cid:durableId="583563928">
    <w:abstractNumId w:val="5"/>
  </w:num>
  <w:num w:numId="4" w16cid:durableId="896625813">
    <w:abstractNumId w:val="4"/>
  </w:num>
  <w:num w:numId="5" w16cid:durableId="441072608">
    <w:abstractNumId w:val="7"/>
  </w:num>
  <w:num w:numId="6" w16cid:durableId="637955469">
    <w:abstractNumId w:val="3"/>
  </w:num>
  <w:num w:numId="7" w16cid:durableId="1852064444">
    <w:abstractNumId w:val="2"/>
  </w:num>
  <w:num w:numId="8" w16cid:durableId="1360476343">
    <w:abstractNumId w:val="1"/>
  </w:num>
  <w:num w:numId="9" w16cid:durableId="97013674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gananth TG">
    <w15:presenceInfo w15:providerId="Windows Live" w15:userId="06e093a986994db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F89"/>
    <w:rsid w:val="0015074B"/>
    <w:rsid w:val="0029639D"/>
    <w:rsid w:val="002D48AE"/>
    <w:rsid w:val="00302627"/>
    <w:rsid w:val="00326F90"/>
    <w:rsid w:val="005410B5"/>
    <w:rsid w:val="00571EB7"/>
    <w:rsid w:val="005F46EE"/>
    <w:rsid w:val="005F6226"/>
    <w:rsid w:val="006857D3"/>
    <w:rsid w:val="0089750E"/>
    <w:rsid w:val="009E0413"/>
    <w:rsid w:val="00A76A01"/>
    <w:rsid w:val="00A83513"/>
    <w:rsid w:val="00AA1D8D"/>
    <w:rsid w:val="00AC7766"/>
    <w:rsid w:val="00B47730"/>
    <w:rsid w:val="00C37921"/>
    <w:rsid w:val="00CB0664"/>
    <w:rsid w:val="00CF6F4B"/>
    <w:rsid w:val="00E321ED"/>
    <w:rsid w:val="00E36A81"/>
    <w:rsid w:val="00EE3CCF"/>
    <w:rsid w:val="00F45365"/>
    <w:rsid w:val="00F92B0B"/>
    <w:rsid w:val="00FC48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41BED3"/>
  <w14:defaultImageDpi w14:val="300"/>
  <w15:docId w15:val="{29C6CDD2-1473-4680-BC23-4C7844F3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F92B0B"/>
    <w:pPr>
      <w:spacing w:after="0" w:line="240" w:lineRule="auto"/>
    </w:pPr>
    <w:rPr>
      <w:rFonts w:ascii="Calibri" w:hAnsi="Calibri"/>
    </w:rPr>
  </w:style>
  <w:style w:type="character" w:styleId="Hyperlink">
    <w:name w:val="Hyperlink"/>
    <w:basedOn w:val="DefaultParagraphFont"/>
    <w:uiPriority w:val="99"/>
    <w:unhideWhenUsed/>
    <w:rsid w:val="002D48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48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21E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ndB-Claude-Gitub/G-zen-pharma-documents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andB-Claude-Gitub/G-zen-pharma-documents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orgs/zenpharma/repositories" TargetMode="Externa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udemy.com/course/devops-workshop/learn/lecture/56993519?start=285#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40</Pages>
  <Words>7799</Words>
  <Characters>44455</Characters>
  <Application>Microsoft Office Word</Application>
  <DocSecurity>0</DocSecurity>
  <Lines>370</Lines>
  <Paragraphs>104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71</vt:i4>
      </vt:variant>
    </vt:vector>
  </HeadingPairs>
  <TitlesOfParts>
    <vt:vector size="72" baseType="lpstr">
      <vt:lpstr/>
      <vt:lpstr>Table of Contents</vt:lpstr>
      <vt:lpstr>1. Architecture Overview</vt:lpstr>
      <vt:lpstr>    AWS Resources Created by Terraform</vt:lpstr>
      <vt:lpstr>        Diagram 1.1 — Full AWS Resource Map</vt:lpstr>
      <vt:lpstr>    Terraform Module Structure</vt:lpstr>
      <vt:lpstr>    Network Traffic Flow</vt:lpstr>
      <vt:lpstr>        Diagram 1.2 — Network Traffic Flow</vt:lpstr>
      <vt:lpstr>    GitHub Actions CI/CD Flow for Infrastructure</vt:lpstr>
      <vt:lpstr>        Diagram 1.3 — GitHub Actions CI/CD Flow</vt:lpstr>
      <vt:lpstr>    Security Design Decisions</vt:lpstr>
      <vt:lpstr>2. Prerequisites</vt:lpstr>
      <vt:lpstr>    Required Tools</vt:lpstr>
      <vt:lpstr>    Verify Installations</vt:lpstr>
      <vt:lpstr>    Required Access</vt:lpstr>
      <vt:lpstr>3. Repository Structure</vt:lpstr>
      <vt:lpstr>4. Step 1 — AWS Account Setup</vt:lpstr>
      <vt:lpstr>    4.1 Create an IAM User for Terraform (if not using OIDC)</vt:lpstr>
      <vt:lpstr>    4.2 Configure AWS CLI Locally</vt:lpstr>
      <vt:lpstr>5. Step 2 — S3 State Backend Setup</vt:lpstr>
      <vt:lpstr>    5.1 Create the S3 Bucket</vt:lpstr>
      <vt:lpstr>    5.2 Verify the Bucket</vt:lpstr>
      <vt:lpstr>6. Step 3 — Fork and Configure the Repository</vt:lpstr>
      <vt:lpstr>    6.1 Fork the Repository</vt:lpstr>
      <vt:lpstr>7. Step 4 — Update Configuration for Your Account</vt:lpstr>
      <vt:lpstr>    7.1 Update Backend Configuration</vt:lpstr>
      <vt:lpstr>    7.2 Update GitHub Organisation Variable</vt:lpstr>
      <vt:lpstr>    7.3 Update the GitHub Actions Workflow</vt:lpstr>
      <vt:lpstr>    7.4 Commit and Push Changes</vt:lpstr>
      <vt:lpstr>8. Step 5 — GitHub Secrets Setup</vt:lpstr>
      <vt:lpstr>    8.1 Add Repository Secrets</vt:lpstr>
      <vt:lpstr>9. Step 6 — GitHub Environment Setup</vt:lpstr>
      <vt:lpstr>    9.1 Create the Dev Environment</vt:lpstr>
      <vt:lpstr>    9.2 Add Required Reviewer</vt:lpstr>
      <vt:lpstr>    9.3 What This Does</vt:lpstr>
      <vt:lpstr>10. Step 7 — Provision Infrastructure via Pipeline</vt:lpstr>
      <vt:lpstr>    10.1 Create a Feature Branch</vt:lpstr>
      <vt:lpstr>    10.2 Open a Pull Request</vt:lpstr>
      <vt:lpstr>    10.3 Merge the PR</vt:lpstr>
      <vt:lpstr>    10.4 Wait for Apply to Complete</vt:lpstr>
      <vt:lpstr>11. Step 8 — Verify the Infrastructure</vt:lpstr>
      <vt:lpstr>    11.1 Check Terraform Outputs</vt:lpstr>
      <vt:lpstr>    11.2 Verify in AWS Console</vt:lpstr>
      <vt:lpstr>    11.3 Connect to the EKS Cluster Locally</vt:lpstr>
      <vt:lpstr>12. Infrastructure Details</vt:lpstr>
      <vt:lpstr>    12.1 Networking</vt:lpstr>
      <vt:lpstr>    12.2 EKS Cluster</vt:lpstr>
      <vt:lpstr>    12.3 RDS PostgreSQL</vt:lpstr>
      <vt:lpstr>    12.4 ECR Repositories</vt:lpstr>
      <vt:lpstr>    12.5 GitHub Actions OIDC</vt:lpstr>
      <vt:lpstr>13. Day-2 Operations</vt:lpstr>
      <vt:lpstr>    Making Infrastructure Changes</vt:lpstr>
      <vt:lpstr>    Scaling the EKS Node Group</vt:lpstr>
      <vt:lpstr>    Adding a New ECR Repository</vt:lpstr>
      <vt:lpstr>    Checking State</vt:lpstr>
      <vt:lpstr>14. Destroying Infrastructure</vt:lpstr>
      <vt:lpstr>    Via Pipeline (Recommended)</vt:lpstr>
      <vt:lpstr>    Locally (Alternative)</vt:lpstr>
      <vt:lpstr>    After Destroying</vt:lpstr>
      <vt:lpstr>15. Troubleshooting</vt:lpstr>
      <vt:lpstr>    Plan shows resources already exist (RepositoryAlreadyExistsException)</vt:lpstr>
      <vt:lpstr>    Apply failed halfway through</vt:lpstr>
      <vt:lpstr>    State lock error</vt:lpstr>
      <vt:lpstr>    terraform init fails — bucket does not exist</vt:lpstr>
      <vt:lpstr>    EKS nodes not joining the cluster</vt:lpstr>
      <vt:lpstr>    Pipeline apply job is skipped</vt:lpstr>
      <vt:lpstr>    Cannot connect to EKS cluster locally</vt:lpstr>
      <vt:lpstr>16. Cost Estimate (Dev Environment)</vt:lpstr>
      <vt:lpstr>17. Interview Preparation</vt:lpstr>
      <vt:lpstr>Appendix A — GitHub Actions Workflow (.github/workflows/terraform.yml)</vt:lpstr>
      <vt:lpstr>Appendix B — envs/dev/main.tf (verbatim)</vt:lpstr>
      <vt:lpstr>Appendix C — Screenshot Manifest</vt:lpstr>
    </vt:vector>
  </TitlesOfParts>
  <Manager/>
  <Company/>
  <LinksUpToDate>false</LinksUpToDate>
  <CharactersWithSpaces>52150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Sugananth TG</cp:lastModifiedBy>
  <cp:revision>18</cp:revision>
  <dcterms:created xsi:type="dcterms:W3CDTF">2026-08-20T05:20:00Z</dcterms:created>
  <dcterms:modified xsi:type="dcterms:W3CDTF">2026-08-28T05:48:00Z</dcterms:modified>
  <cp:category/>
</cp:coreProperties>
</file>